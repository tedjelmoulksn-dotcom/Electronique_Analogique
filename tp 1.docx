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DDE" w:rsidRDefault="00704DDE" w:rsidP="00704DDE">
      <w:pPr>
        <w:pStyle w:val="Titre1"/>
      </w:pPr>
      <w:r w:rsidRPr="00704DDE">
        <w:t>2. Un peu d’observation des oscilloscopes et des GBF</w:t>
      </w:r>
    </w:p>
    <w:p w:rsidR="00704DDE" w:rsidRDefault="00704DDE" w:rsidP="00704DDE"/>
    <w:p w:rsidR="00704DDE" w:rsidRDefault="00704DDE" w:rsidP="00704DDE">
      <w:r>
        <w:t xml:space="preserve">On a </w:t>
      </w:r>
      <w:del w:id="0" w:author="Tedj El Moulk SINACER" w:date="2023-12-11T14:54:00Z">
        <w:r w:rsidDel="00273FC0">
          <w:delText>releve</w:delText>
        </w:r>
      </w:del>
      <w:ins w:id="1" w:author="Tedj El Moulk SINACER" w:date="2023-12-11T14:54:00Z">
        <w:r w:rsidR="00273FC0">
          <w:t>relevé</w:t>
        </w:r>
      </w:ins>
      <w:r w:rsidR="006332D5">
        <w:t xml:space="preserve"> </w:t>
      </w:r>
      <w:r>
        <w:t xml:space="preserve">  un certain nombre de </w:t>
      </w:r>
      <w:del w:id="2" w:author="Tedj El Moulk SINACER" w:date="2023-12-11T14:54:00Z">
        <w:r w:rsidDel="00273FC0">
          <w:delText>caracteristiques</w:delText>
        </w:r>
      </w:del>
      <w:ins w:id="3" w:author="Tedj El Moulk SINACER" w:date="2023-12-11T14:54:00Z">
        <w:r w:rsidR="00273FC0">
          <w:t>caractéristiques</w:t>
        </w:r>
      </w:ins>
      <w:r>
        <w:t xml:space="preserve">  :</w:t>
      </w:r>
    </w:p>
    <w:p w:rsidR="00704DDE" w:rsidRDefault="00704DDE" w:rsidP="00704DDE">
      <w:r>
        <w:t>- le nombre de voies d’entrée de cet oscilloscope :</w:t>
      </w:r>
    </w:p>
    <w:p w:rsidR="00704DDE" w:rsidRDefault="006332D5" w:rsidP="00704DDE">
      <w:r>
        <w:t>e</w:t>
      </w:r>
      <w:r w:rsidR="00704DDE">
        <w:t xml:space="preserve">n regardant sur la face du </w:t>
      </w:r>
      <w:del w:id="4" w:author="Tedj El Moulk SINACER" w:date="2023-12-11T14:54:00Z">
        <w:r w:rsidR="00704DDE" w:rsidDel="00273FC0">
          <w:delText>loscillicope</w:delText>
        </w:r>
      </w:del>
      <w:ins w:id="5" w:author="Tedj El Moulk SINACER" w:date="2023-12-11T14:54:00Z">
        <w:r w:rsidR="00273FC0">
          <w:t>l’oscilloscope</w:t>
        </w:r>
      </w:ins>
      <w:r w:rsidR="00704DDE">
        <w:t xml:space="preserve"> , on </w:t>
      </w:r>
      <w:del w:id="6" w:author="Tedj El Moulk SINACER" w:date="2023-12-11T14:54:00Z">
        <w:r w:rsidR="00704DDE" w:rsidDel="00273FC0">
          <w:delText>disposen</w:delText>
        </w:r>
      </w:del>
      <w:ins w:id="7" w:author="Tedj El Moulk SINACER" w:date="2023-12-11T14:54:00Z">
        <w:r w:rsidR="00273FC0">
          <w:t>dispose</w:t>
        </w:r>
      </w:ins>
      <w:r w:rsidR="00704DDE">
        <w:t xml:space="preserve"> de 4 voies d’</w:t>
      </w:r>
      <w:del w:id="8" w:author="Tedj El Moulk SINACER" w:date="2023-12-11T14:54:00Z">
        <w:r w:rsidR="00704DDE" w:rsidDel="00273FC0">
          <w:delText>entres</w:delText>
        </w:r>
      </w:del>
      <w:ins w:id="9" w:author="Tedj El Moulk SINACER" w:date="2023-12-11T14:54:00Z">
        <w:r w:rsidR="00273FC0">
          <w:t>entre</w:t>
        </w:r>
      </w:ins>
      <w:r w:rsidR="00704DDE">
        <w:t xml:space="preserve"> nomme : CH1 CH2 CH3 CH4</w:t>
      </w:r>
    </w:p>
    <w:p w:rsidR="00704DDE" w:rsidRDefault="00704DDE" w:rsidP="00704DDE"/>
    <w:p w:rsidR="00704DDE" w:rsidRDefault="00704DDE" w:rsidP="00704DDE">
      <w:r>
        <w:t xml:space="preserve">- Y </w:t>
      </w:r>
      <w:del w:id="10" w:author="Tedj El Moulk SINACER" w:date="2023-12-11T14:54:00Z">
        <w:r w:rsidDel="00273FC0">
          <w:delText>a-t-il</w:delText>
        </w:r>
      </w:del>
      <w:ins w:id="11" w:author="Tedj El Moulk SINACER" w:date="2023-12-11T14:54:00Z">
        <w:r w:rsidR="00273FC0">
          <w:t>a-t-il</w:t>
        </w:r>
      </w:ins>
      <w:r>
        <w:t xml:space="preserve"> une voie spécifiquement notée SYNCH ?</w:t>
      </w:r>
    </w:p>
    <w:p w:rsidR="00704DDE" w:rsidRDefault="00704DDE" w:rsidP="00704DDE">
      <w:r>
        <w:t>Sur l’</w:t>
      </w:r>
      <w:del w:id="12" w:author="Tedj El Moulk SINACER" w:date="2023-12-11T14:54:00Z">
        <w:r w:rsidDel="00273FC0">
          <w:delText>oscillipcope</w:delText>
        </w:r>
      </w:del>
      <w:ins w:id="13" w:author="Tedj El Moulk SINACER" w:date="2023-12-11T14:54:00Z">
        <w:r w:rsidR="00273FC0">
          <w:t>oscilloscope</w:t>
        </w:r>
      </w:ins>
      <w:r>
        <w:t xml:space="preserve"> , y a pas une voies </w:t>
      </w:r>
      <w:del w:id="14" w:author="Tedj El Moulk SINACER" w:date="2023-12-11T14:54:00Z">
        <w:r w:rsidDel="00273FC0">
          <w:delText>appele</w:delText>
        </w:r>
      </w:del>
      <w:ins w:id="15" w:author="Tedj El Moulk SINACER" w:date="2023-12-11T14:54:00Z">
        <w:r w:rsidR="00273FC0">
          <w:t>appelé</w:t>
        </w:r>
      </w:ins>
      <w:r>
        <w:t xml:space="preserve"> SYNCH</w:t>
      </w:r>
    </w:p>
    <w:p w:rsidR="00704DDE" w:rsidRDefault="00704DDE" w:rsidP="00704DDE"/>
    <w:p w:rsidR="00704DDE" w:rsidRDefault="00704DDE" w:rsidP="00704DDE">
      <w:r>
        <w:t>- Y a-t-il des connecteurs BNC pour des sorties de type GBF</w:t>
      </w:r>
    </w:p>
    <w:p w:rsidR="00704DDE" w:rsidRDefault="00704DDE" w:rsidP="00704DDE">
      <w:r>
        <w:t xml:space="preserve">Sur </w:t>
      </w:r>
      <w:del w:id="16" w:author="Tedj El Moulk SINACER" w:date="2023-12-11T14:54:00Z">
        <w:r w:rsidDel="00273FC0">
          <w:delText>larriere</w:delText>
        </w:r>
      </w:del>
      <w:ins w:id="17" w:author="Tedj El Moulk SINACER" w:date="2023-12-11T14:54:00Z">
        <w:r w:rsidR="00273FC0">
          <w:t>l’arrière</w:t>
        </w:r>
      </w:ins>
      <w:r>
        <w:t xml:space="preserve"> de l’</w:t>
      </w:r>
      <w:del w:id="18" w:author="Tedj El Moulk SINACER" w:date="2023-12-11T14:54:00Z">
        <w:r w:rsidDel="00273FC0">
          <w:delText>oscilloscoper</w:delText>
        </w:r>
      </w:del>
      <w:ins w:id="19" w:author="Tedj El Moulk SINACER" w:date="2023-12-11T14:54:00Z">
        <w:r w:rsidR="00273FC0">
          <w:t>oscilloscope</w:t>
        </w:r>
      </w:ins>
      <w:r>
        <w:t xml:space="preserve"> , on</w:t>
      </w:r>
      <w:r w:rsidR="006332D5">
        <w:t xml:space="preserve"> a</w:t>
      </w:r>
      <w:r>
        <w:t xml:space="preserve"> </w:t>
      </w:r>
      <w:r w:rsidR="006332D5">
        <w:t>retrouvé</w:t>
      </w:r>
      <w:r>
        <w:t xml:space="preserve"> 3 ports BNC </w:t>
      </w:r>
      <w:del w:id="20" w:author="Tedj El Moulk SINACER" w:date="2023-12-11T14:54:00Z">
        <w:r w:rsidDel="00273FC0">
          <w:delText>appele</w:delText>
        </w:r>
      </w:del>
      <w:ins w:id="21" w:author="Tedj El Moulk SINACER" w:date="2023-12-11T14:54:00Z">
        <w:r w:rsidR="00273FC0">
          <w:t>appelé</w:t>
        </w:r>
      </w:ins>
    </w:p>
    <w:p w:rsidR="00704DDE" w:rsidRDefault="00704DDE" w:rsidP="006332D5">
      <w:pPr>
        <w:pStyle w:val="Paragraphedeliste"/>
        <w:numPr>
          <w:ilvl w:val="0"/>
          <w:numId w:val="3"/>
        </w:numPr>
      </w:pPr>
      <w:r>
        <w:t xml:space="preserve">SOURCE 1 et SOURCE 2 : </w:t>
      </w:r>
      <w:del w:id="22" w:author="Tedj El Moulk SINACER" w:date="2023-12-11T14:55:00Z">
        <w:r w:rsidDel="00317E43">
          <w:delText>cets</w:delText>
        </w:r>
      </w:del>
      <w:ins w:id="23" w:author="Tedj El Moulk SINACER" w:date="2023-12-11T14:55:00Z">
        <w:r w:rsidR="00317E43">
          <w:t>ces</w:t>
        </w:r>
      </w:ins>
      <w:r>
        <w:t xml:space="preserve"> ports sont </w:t>
      </w:r>
      <w:del w:id="24" w:author="Tedj El Moulk SINACER" w:date="2023-12-11T14:55:00Z">
        <w:r w:rsidDel="00317E43">
          <w:delText xml:space="preserve">iutlues </w:delText>
        </w:r>
      </w:del>
      <w:ins w:id="25" w:author="Tedj El Moulk SINACER" w:date="2023-12-11T14:55:00Z">
        <w:r w:rsidR="00317E43">
          <w:t xml:space="preserve">utilies </w:t>
        </w:r>
      </w:ins>
      <w:r>
        <w:t xml:space="preserve">quand on veut </w:t>
      </w:r>
      <w:del w:id="26" w:author="Tedj El Moulk SINACER" w:date="2023-12-11T14:55:00Z">
        <w:r w:rsidDel="00317E43">
          <w:delText xml:space="preserve">gener </w:delText>
        </w:r>
      </w:del>
      <w:ins w:id="27" w:author="Tedj El Moulk SINACER" w:date="2023-12-11T14:56:00Z">
        <w:r w:rsidR="00317E43">
          <w:t>générer</w:t>
        </w:r>
      </w:ins>
      <w:ins w:id="28" w:author="Tedj El Moulk SINACER" w:date="2023-12-11T14:55:00Z">
        <w:r w:rsidR="00317E43">
          <w:t xml:space="preserve"> </w:t>
        </w:r>
      </w:ins>
      <w:r>
        <w:t xml:space="preserve">un </w:t>
      </w:r>
      <w:del w:id="29" w:author="Tedj El Moulk SINACER" w:date="2023-12-11T14:56:00Z">
        <w:r w:rsidDel="00317E43">
          <w:delText>signal</w:delText>
        </w:r>
      </w:del>
      <w:ins w:id="30" w:author="Tedj El Moulk SINACER" w:date="2023-12-11T14:56:00Z">
        <w:r w:rsidR="00317E43">
          <w:t>signal</w:t>
        </w:r>
      </w:ins>
      <w:ins w:id="31" w:author="Tedj El Moulk SINACER" w:date="2023-12-11T14:55:00Z">
        <w:r w:rsidR="00317E43">
          <w:t xml:space="preserve"> d’</w:t>
        </w:r>
      </w:ins>
      <w:ins w:id="32" w:author="Tedj El Moulk SINACER" w:date="2023-12-11T14:56:00Z">
        <w:r w:rsidR="00317E43">
          <w:t>entrée</w:t>
        </w:r>
      </w:ins>
      <w:ins w:id="33" w:author="Tedj El Moulk SINACER" w:date="2023-12-11T14:55:00Z">
        <w:r w:rsidR="00317E43">
          <w:t xml:space="preserve"> </w:t>
        </w:r>
      </w:ins>
      <w:ins w:id="34" w:author="Tedj El Moulk SINACER" w:date="2023-12-11T14:56:00Z">
        <w:r w:rsidR="00317E43">
          <w:t>à</w:t>
        </w:r>
      </w:ins>
      <w:ins w:id="35" w:author="Tedj El Moulk SINACER" w:date="2023-12-11T14:55:00Z">
        <w:r w:rsidR="00317E43">
          <w:t xml:space="preserve"> partir</w:t>
        </w:r>
      </w:ins>
      <w:r>
        <w:t xml:space="preserve"> d’un oscilloscope, il agit comme un generateur de s</w:t>
      </w:r>
      <w:ins w:id="36" w:author="Tedj El Moulk SINACER" w:date="2023-12-11T14:55:00Z">
        <w:r w:rsidR="00317E43">
          <w:t>i</w:t>
        </w:r>
      </w:ins>
      <w:del w:id="37" w:author="Tedj El Moulk SINACER" w:date="2023-12-11T14:55:00Z">
        <w:r w:rsidDel="00317E43">
          <w:delText>u</w:delText>
        </w:r>
      </w:del>
      <w:r>
        <w:t>gnal</w:t>
      </w:r>
    </w:p>
    <w:p w:rsidR="00DC60C6" w:rsidRDefault="00704DDE" w:rsidP="00704DDE">
      <w:pPr>
        <w:pStyle w:val="Paragraphedeliste"/>
        <w:numPr>
          <w:ilvl w:val="0"/>
          <w:numId w:val="3"/>
        </w:numPr>
      </w:pPr>
      <w:r>
        <w:t xml:space="preserve">TRIGGER OUT/PASS / FAIL : elle fait </w:t>
      </w:r>
      <w:del w:id="38" w:author="Tedj El Moulk SINACER" w:date="2023-12-11T14:56:00Z">
        <w:r w:rsidDel="00317E43">
          <w:delText>reference</w:delText>
        </w:r>
      </w:del>
      <w:ins w:id="39" w:author="Tedj El Moulk SINACER" w:date="2023-12-11T14:56:00Z">
        <w:r w:rsidR="00317E43">
          <w:t>référence</w:t>
        </w:r>
      </w:ins>
      <w:r>
        <w:t xml:space="preserve"> de </w:t>
      </w:r>
      <w:del w:id="40" w:author="Tedj El Moulk SINACER" w:date="2023-12-11T14:56:00Z">
        <w:r w:rsidDel="00317E43">
          <w:delText>declenechement</w:delText>
        </w:r>
      </w:del>
      <w:ins w:id="41" w:author="Tedj El Moulk SINACER" w:date="2023-12-11T14:56:00Z">
        <w:r w:rsidR="00317E43">
          <w:t>déclenchement</w:t>
        </w:r>
      </w:ins>
      <w:r>
        <w:t xml:space="preserve"> , </w:t>
      </w:r>
      <w:del w:id="42" w:author="Tedj El Moulk SINACER" w:date="2023-12-11T14:56:00Z">
        <w:r w:rsidDel="00317E43">
          <w:delText>peremet</w:delText>
        </w:r>
      </w:del>
      <w:ins w:id="43" w:author="Tedj El Moulk SINACER" w:date="2023-12-11T14:56:00Z">
        <w:r w:rsidR="00317E43">
          <w:t>permet</w:t>
        </w:r>
      </w:ins>
      <w:r>
        <w:t xml:space="preserve"> d’avoir un signal de </w:t>
      </w:r>
      <w:del w:id="44" w:author="Tedj El Moulk SINACER" w:date="2023-12-11T14:56:00Z">
        <w:r w:rsidDel="00317E43">
          <w:delText>declenechemetn</w:delText>
        </w:r>
      </w:del>
      <w:ins w:id="45" w:author="Tedj El Moulk SINACER" w:date="2023-12-11T14:56:00Z">
        <w:r w:rsidR="00317E43">
          <w:t>déclenchement</w:t>
        </w:r>
      </w:ins>
      <w:r>
        <w:t xml:space="preserve"> </w:t>
      </w:r>
    </w:p>
    <w:p w:rsidR="006332D5" w:rsidRDefault="006332D5" w:rsidP="006332D5">
      <w:pPr>
        <w:pStyle w:val="Paragraphedeliste"/>
      </w:pPr>
    </w:p>
    <w:p w:rsidR="00DC60C6" w:rsidRDefault="00DC60C6" w:rsidP="00DC60C6">
      <w:r>
        <w:t>Pour les voies d’entrée :</w:t>
      </w:r>
    </w:p>
    <w:p w:rsidR="00DC60C6" w:rsidRDefault="00DC60C6" w:rsidP="00DC60C6">
      <w:r>
        <w:t>- Relevez, si c’est noté, la résistance et le condensateur d’entrée :</w:t>
      </w:r>
    </w:p>
    <w:p w:rsidR="00DC60C6" w:rsidRDefault="00DC60C6" w:rsidP="00DC60C6">
      <w:r>
        <w:t xml:space="preserve">On </w:t>
      </w:r>
      <w:r w:rsidR="006332D5">
        <w:t>a regardé</w:t>
      </w:r>
      <w:r>
        <w:t xml:space="preserve"> sur l</w:t>
      </w:r>
      <w:r w:rsidR="006332D5">
        <w:t>’</w:t>
      </w:r>
      <w:r>
        <w:t xml:space="preserve">avant de </w:t>
      </w:r>
      <w:del w:id="46" w:author="Tedj El Moulk SINACER" w:date="2023-12-11T14:56:00Z">
        <w:r w:rsidDel="00317E43">
          <w:delText>loscilloscoper</w:delText>
        </w:r>
      </w:del>
      <w:ins w:id="47" w:author="Tedj El Moulk SINACER" w:date="2023-12-11T14:56:00Z">
        <w:r w:rsidR="00317E43">
          <w:t>l’oscilloscope</w:t>
        </w:r>
      </w:ins>
      <w:r>
        <w:t xml:space="preserve"> </w:t>
      </w:r>
    </w:p>
    <w:p w:rsidR="00DC60C6" w:rsidRDefault="00DC60C6" w:rsidP="00DC60C6">
      <w:r>
        <w:t xml:space="preserve">R=1Mohm et C= 13 pf </w:t>
      </w:r>
    </w:p>
    <w:p w:rsidR="00DC60C6" w:rsidRDefault="00DC60C6" w:rsidP="00DC60C6">
      <w:r>
        <w:t>Il s’agit du circuit parallèle (passif) équivalent à l’entrée de ces oscilloscopes.</w:t>
      </w:r>
    </w:p>
    <w:p w:rsidR="00DC60C6" w:rsidRDefault="00DC60C6" w:rsidP="00DC60C6">
      <w:r>
        <w:t>- Est-ce vraiment un équipement à très forte « impédance » d’entrée ?</w:t>
      </w:r>
    </w:p>
    <w:p w:rsidR="00DC60C6" w:rsidRDefault="00DC60C6" w:rsidP="00DC60C6">
      <w:r>
        <w:t xml:space="preserve">Si on </w:t>
      </w:r>
      <w:del w:id="48" w:author="Tedj El Moulk SINACER" w:date="2023-12-11T14:56:00Z">
        <w:r w:rsidDel="00317E43">
          <w:delText>considere</w:delText>
        </w:r>
      </w:del>
      <w:ins w:id="49" w:author="Tedj El Moulk SINACER" w:date="2023-12-11T14:56:00Z">
        <w:r w:rsidR="00317E43">
          <w:t>considère</w:t>
        </w:r>
      </w:ins>
      <w:r>
        <w:t xml:space="preserve"> que le </w:t>
      </w:r>
      <w:del w:id="50" w:author="Tedj El Moulk SINACER" w:date="2023-12-11T14:56:00Z">
        <w:r w:rsidDel="00317E43">
          <w:delText>ciruict</w:delText>
        </w:r>
      </w:del>
      <w:ins w:id="51" w:author="Tedj El Moulk SINACER" w:date="2023-12-11T14:56:00Z">
        <w:r w:rsidR="00317E43">
          <w:t>circuit</w:t>
        </w:r>
      </w:ins>
      <w:r>
        <w:t xml:space="preserve"> est </w:t>
      </w:r>
      <w:del w:id="52" w:author="Tedj El Moulk SINACER" w:date="2023-12-11T14:56:00Z">
        <w:r w:rsidDel="00317E43">
          <w:delText>parallelle</w:delText>
        </w:r>
      </w:del>
      <w:ins w:id="53" w:author="Tedj El Moulk SINACER" w:date="2023-12-11T14:56:00Z">
        <w:r w:rsidR="00317E43">
          <w:t>parallèle</w:t>
        </w:r>
      </w:ins>
      <w:r>
        <w:t xml:space="preserve"> passifs et donc une </w:t>
      </w:r>
      <w:del w:id="54" w:author="Tedj El Moulk SINACER" w:date="2023-12-11T14:56:00Z">
        <w:r w:rsidDel="00317E43">
          <w:delText>impedance</w:delText>
        </w:r>
      </w:del>
      <w:ins w:id="55" w:author="Tedj El Moulk SINACER" w:date="2023-12-11T14:56:00Z">
        <w:r w:rsidR="00317E43">
          <w:t>impédance</w:t>
        </w:r>
      </w:ins>
      <w:r>
        <w:t xml:space="preserve"> d’entre</w:t>
      </w:r>
      <w:r w:rsidR="006332D5">
        <w:t xml:space="preserve"> est l’impédance équivalente </w:t>
      </w:r>
    </w:p>
    <w:p w:rsidR="00DC60C6" w:rsidRDefault="00DC60C6" w:rsidP="00DC60C6">
      <w:r>
        <w:t>Z = Z</w:t>
      </w:r>
      <w:ins w:id="56" w:author="Tedj El Moulk SINACER" w:date="2023-12-11T14:56:00Z">
        <w:r w:rsidR="00317E43" w:rsidRPr="00317E43">
          <w:rPr>
            <w:vertAlign w:val="subscript"/>
            <w:rPrChange w:id="57" w:author="Tedj El Moulk SINACER" w:date="2023-12-11T14:56:00Z">
              <w:rPr/>
            </w:rPrChange>
          </w:rPr>
          <w:t>R</w:t>
        </w:r>
      </w:ins>
      <w:del w:id="58" w:author="Tedj El Moulk SINACER" w:date="2023-12-11T14:56:00Z">
        <w:r w:rsidRPr="00317E43" w:rsidDel="00317E43">
          <w:rPr>
            <w:vertAlign w:val="subscript"/>
            <w:rPrChange w:id="59" w:author="Tedj El Moulk SINACER" w:date="2023-12-11T14:56:00Z">
              <w:rPr/>
            </w:rPrChange>
          </w:rPr>
          <w:delText>r</w:delText>
        </w:r>
      </w:del>
      <w:r>
        <w:t xml:space="preserve">// </w:t>
      </w:r>
      <w:del w:id="60" w:author="Tedj El Moulk SINACER" w:date="2023-12-11T14:56:00Z">
        <w:r w:rsidDel="00317E43">
          <w:delText xml:space="preserve">Zc </w:delText>
        </w:r>
      </w:del>
      <w:ins w:id="61" w:author="Tedj El Moulk SINACER" w:date="2023-12-11T14:56:00Z">
        <w:r w:rsidR="00317E43">
          <w:t>Z</w:t>
        </w:r>
        <w:r w:rsidR="00317E43" w:rsidRPr="00317E43">
          <w:rPr>
            <w:vertAlign w:val="subscript"/>
            <w:rPrChange w:id="62" w:author="Tedj El Moulk SINACER" w:date="2023-12-11T14:56:00Z">
              <w:rPr/>
            </w:rPrChange>
          </w:rPr>
          <w:t>C</w:t>
        </w:r>
        <w:r w:rsidR="00317E43">
          <w:t xml:space="preserve"> </w:t>
        </w:r>
      </w:ins>
      <w:r>
        <w:t xml:space="preserve">= R/(1+jRCw) </w:t>
      </w:r>
    </w:p>
    <w:p w:rsidR="00DC60C6" w:rsidRDefault="00DC60C6" w:rsidP="00DC60C6">
      <w:r>
        <w:t xml:space="preserve">Et comme </w:t>
      </w:r>
      <w:del w:id="63" w:author="Tedj El Moulk SINACER" w:date="2023-12-11T14:56:00Z">
        <w:r w:rsidDel="00317E43">
          <w:delText>lordre</w:delText>
        </w:r>
      </w:del>
      <w:ins w:id="64" w:author="Tedj El Moulk SINACER" w:date="2023-12-11T14:56:00Z">
        <w:r w:rsidR="00317E43">
          <w:t>l’ordre</w:t>
        </w:r>
      </w:ins>
      <w:r>
        <w:t xml:space="preserve"> de grandeur de C est </w:t>
      </w:r>
      <w:del w:id="65" w:author="Tedj El Moulk SINACER" w:date="2023-12-11T14:57:00Z">
        <w:r w:rsidDel="00317E43">
          <w:delText>tres</w:delText>
        </w:r>
      </w:del>
      <w:ins w:id="66" w:author="Tedj El Moulk SINACER" w:date="2023-12-11T14:57:00Z">
        <w:r w:rsidR="00317E43">
          <w:t>très</w:t>
        </w:r>
      </w:ins>
      <w:r>
        <w:t xml:space="preserve"> petit (10^-12) donc on aura une forte </w:t>
      </w:r>
      <w:del w:id="67" w:author="Tedj El Moulk SINACER" w:date="2023-12-11T14:57:00Z">
        <w:r w:rsidDel="00317E43">
          <w:delText>imedance</w:delText>
        </w:r>
      </w:del>
      <w:ins w:id="68" w:author="Tedj El Moulk SINACER" w:date="2023-12-11T14:57:00Z">
        <w:r w:rsidR="00317E43">
          <w:t>impédance</w:t>
        </w:r>
      </w:ins>
      <w:r>
        <w:t xml:space="preserve"> d’</w:t>
      </w:r>
      <w:del w:id="69" w:author="Tedj El Moulk SINACER" w:date="2023-12-11T14:57:00Z">
        <w:r w:rsidDel="00317E43">
          <w:delText>entree</w:delText>
        </w:r>
      </w:del>
      <w:ins w:id="70" w:author="Tedj El Moulk SINACER" w:date="2023-12-11T14:57:00Z">
        <w:r w:rsidR="00317E43">
          <w:t>entrée</w:t>
        </w:r>
      </w:ins>
      <w:r>
        <w:t xml:space="preserve"> , ce qui </w:t>
      </w:r>
      <w:del w:id="71" w:author="Tedj El Moulk SINACER" w:date="2023-12-11T14:57:00Z">
        <w:r w:rsidDel="00317E43">
          <w:delText>caracterise</w:delText>
        </w:r>
      </w:del>
      <w:ins w:id="72" w:author="Tedj El Moulk SINACER" w:date="2023-12-11T14:57:00Z">
        <w:r w:rsidR="00317E43">
          <w:t>caractérise</w:t>
        </w:r>
      </w:ins>
      <w:r>
        <w:t xml:space="preserve"> les </w:t>
      </w:r>
      <w:del w:id="73" w:author="Tedj El Moulk SINACER" w:date="2023-12-11T14:57:00Z">
        <w:r w:rsidDel="00317E43">
          <w:delText>oscilliscope</w:delText>
        </w:r>
      </w:del>
      <w:ins w:id="74" w:author="Tedj El Moulk SINACER" w:date="2023-12-11T14:57:00Z">
        <w:r w:rsidR="00317E43">
          <w:t>oscilloscope</w:t>
        </w:r>
      </w:ins>
      <w:r w:rsidR="006332D5">
        <w:t xml:space="preserve">s généralement </w:t>
      </w:r>
      <w:r>
        <w:t xml:space="preserve"> </w:t>
      </w:r>
    </w:p>
    <w:p w:rsidR="00DC60C6" w:rsidRDefault="00DC60C6" w:rsidP="00DC60C6">
      <w:r>
        <w:t>- Notez aussi la tension maximale d’entrée : s’agit-il d’une valeur efficace ou bien d’une</w:t>
      </w:r>
    </w:p>
    <w:p w:rsidR="00DC60C6" w:rsidRDefault="00DC60C6" w:rsidP="00DC60C6">
      <w:del w:id="75" w:author="Tedj El Moulk SINACER" w:date="2023-12-11T14:57:00Z">
        <w:r w:rsidDel="00317E43">
          <w:delText>amplitude</w:delText>
        </w:r>
      </w:del>
      <w:ins w:id="76" w:author="Tedj El Moulk SINACER" w:date="2023-12-11T14:57:00Z">
        <w:r w:rsidR="00317E43">
          <w:t>Amplitude</w:t>
        </w:r>
      </w:ins>
      <w:r>
        <w:t xml:space="preserve"> maximale ?</w:t>
      </w:r>
    </w:p>
    <w:p w:rsidR="00DC60C6" w:rsidRDefault="00DC60C6" w:rsidP="00DC60C6">
      <w:r>
        <w:t>en lisant sur l’</w:t>
      </w:r>
      <w:del w:id="77" w:author="Tedj El Moulk SINACER" w:date="2023-12-11T14:57:00Z">
        <w:r w:rsidDel="00317E43">
          <w:delText>oscillopscope</w:delText>
        </w:r>
      </w:del>
      <w:ins w:id="78" w:author="Tedj El Moulk SINACER" w:date="2023-12-11T14:57:00Z">
        <w:r w:rsidR="00317E43">
          <w:t>oscilloscope</w:t>
        </w:r>
      </w:ins>
      <w:r>
        <w:t xml:space="preserve"> , on</w:t>
      </w:r>
      <w:r w:rsidR="006332D5">
        <w:t xml:space="preserve"> a</w:t>
      </w:r>
      <w:r>
        <w:t xml:space="preserve"> </w:t>
      </w:r>
      <w:del w:id="79" w:author="Tedj El Moulk SINACER" w:date="2023-12-11T14:57:00Z">
        <w:r w:rsidDel="00317E43">
          <w:delText>releve</w:delText>
        </w:r>
      </w:del>
      <w:ins w:id="80" w:author="Tedj El Moulk SINACER" w:date="2023-12-11T14:57:00Z">
        <w:r w:rsidR="00317E43">
          <w:t>relevé</w:t>
        </w:r>
      </w:ins>
      <w:r>
        <w:t xml:space="preserve"> une valeur </w:t>
      </w:r>
      <w:del w:id="81" w:author="Tedj El Moulk SINACER" w:date="2023-12-11T14:57:00Z">
        <w:r w:rsidDel="00317E43">
          <w:delText>maxilmale</w:delText>
        </w:r>
      </w:del>
      <w:ins w:id="82" w:author="Tedj El Moulk SINACER" w:date="2023-12-11T14:57:00Z">
        <w:r w:rsidR="00317E43">
          <w:t>maximale</w:t>
        </w:r>
      </w:ins>
      <w:r>
        <w:t xml:space="preserve"> de tension de U=300 V RMS</w:t>
      </w:r>
    </w:p>
    <w:p w:rsidR="00DC60C6" w:rsidRDefault="00DC60C6" w:rsidP="00DC60C6">
      <w:r>
        <w:lastRenderedPageBreak/>
        <w:t xml:space="preserve">cette tension est </w:t>
      </w:r>
      <w:del w:id="83" w:author="Tedj El Moulk SINACER" w:date="2023-12-11T14:57:00Z">
        <w:r w:rsidDel="00317E43">
          <w:delText xml:space="preserve">ue </w:delText>
        </w:r>
      </w:del>
      <w:ins w:id="84" w:author="Tedj El Moulk SINACER" w:date="2023-12-11T14:57:00Z">
        <w:r w:rsidR="00317E43">
          <w:t xml:space="preserve">une </w:t>
        </w:r>
      </w:ins>
      <w:r>
        <w:t xml:space="preserve">valeur </w:t>
      </w:r>
      <w:del w:id="85" w:author="Tedj El Moulk SINACER" w:date="2023-12-11T14:57:00Z">
        <w:r w:rsidDel="00317E43">
          <w:delText xml:space="preserve">effice </w:delText>
        </w:r>
      </w:del>
      <w:ins w:id="86" w:author="Tedj El Moulk SINACER" w:date="2023-12-11T14:57:00Z">
        <w:r w:rsidR="00317E43">
          <w:t xml:space="preserve">efficace </w:t>
        </w:r>
      </w:ins>
      <w:r>
        <w:t>comme elle suivie du mot RMS (Root Mean Square )</w:t>
      </w:r>
    </w:p>
    <w:p w:rsidR="00DC60C6" w:rsidRDefault="00DC60C6" w:rsidP="00DC60C6">
      <w:r>
        <w:t>Pour l’oscilloscope, de façon plus générale :</w:t>
      </w:r>
    </w:p>
    <w:p w:rsidR="006332D5" w:rsidRDefault="006332D5" w:rsidP="00DC60C6"/>
    <w:p w:rsidR="00DC60C6" w:rsidRDefault="00DC60C6" w:rsidP="00DC60C6">
      <w:r>
        <w:t>- Relevez la bande passante analogique de l’oscilloscope (il est équivalent à un filtre</w:t>
      </w:r>
    </w:p>
    <w:p w:rsidR="00DC60C6" w:rsidRDefault="00DC60C6" w:rsidP="00DC60C6">
      <w:del w:id="87" w:author="Tedj El Moulk SINACER" w:date="2023-12-11T14:57:00Z">
        <w:r w:rsidDel="00317E43">
          <w:delText>passe</w:delText>
        </w:r>
      </w:del>
      <w:ins w:id="88" w:author="Tedj El Moulk SINACER" w:date="2023-12-11T14:57:00Z">
        <w:r w:rsidR="00317E43">
          <w:t>Passe</w:t>
        </w:r>
      </w:ins>
      <w:r>
        <w:t>-bas)</w:t>
      </w:r>
    </w:p>
    <w:p w:rsidR="00DC60C6" w:rsidRDefault="00DC60C6" w:rsidP="00DC60C6">
      <w:r>
        <w:t xml:space="preserve">on </w:t>
      </w:r>
      <w:del w:id="89" w:author="Tedj El Moulk SINACER" w:date="2023-12-11T14:57:00Z">
        <w:r w:rsidDel="00317E43">
          <w:delText>releve</w:delText>
        </w:r>
      </w:del>
      <w:ins w:id="90" w:author="Tedj El Moulk SINACER" w:date="2023-12-11T14:57:00Z">
        <w:r w:rsidR="00317E43">
          <w:t>relève</w:t>
        </w:r>
      </w:ins>
      <w:r>
        <w:t xml:space="preserve"> la valeur F=70 MHz</w:t>
      </w:r>
    </w:p>
    <w:p w:rsidR="00DC60C6" w:rsidRDefault="00DC60C6" w:rsidP="00DC60C6"/>
    <w:p w:rsidR="00DC60C6" w:rsidRDefault="00DC60C6" w:rsidP="00DC60C6">
      <w:r>
        <w:t>Puisque cet oscilloscope est équivalent à un passe-bas du 1er ordre, jusqu’à quelle</w:t>
      </w:r>
    </w:p>
    <w:p w:rsidR="00DC60C6" w:rsidRDefault="00DC60C6" w:rsidP="00DC60C6">
      <w:del w:id="91" w:author="Tedj El Moulk SINACER" w:date="2023-12-11T14:57:00Z">
        <w:r w:rsidDel="00317E43">
          <w:delText>fréquence</w:delText>
        </w:r>
      </w:del>
      <w:ins w:id="92" w:author="Tedj El Moulk SINACER" w:date="2023-12-11T14:57:00Z">
        <w:r w:rsidR="00317E43">
          <w:t>Fréquence</w:t>
        </w:r>
      </w:ins>
      <w:r>
        <w:t xml:space="preserve"> peut-on acquérir des signaux sinusoïdaux sans risque de déformation ?</w:t>
      </w:r>
    </w:p>
    <w:p w:rsidR="00DC60C6" w:rsidRDefault="00DC60C6" w:rsidP="00DC60C6">
      <w:r>
        <w:t xml:space="preserve">comme c un </w:t>
      </w:r>
      <w:del w:id="93" w:author="Tedj El Moulk SINACER" w:date="2023-12-11T14:57:00Z">
        <w:r w:rsidDel="00317E43">
          <w:delText>filytre</w:delText>
        </w:r>
      </w:del>
      <w:ins w:id="94" w:author="Tedj El Moulk SINACER" w:date="2023-12-11T14:57:00Z">
        <w:r w:rsidR="00317E43">
          <w:t>filtre</w:t>
        </w:r>
      </w:ins>
      <w:r>
        <w:t xml:space="preserve"> passe bas , le diagramme de </w:t>
      </w:r>
      <w:del w:id="95" w:author="Tedj El Moulk SINACER" w:date="2023-12-11T14:57:00Z">
        <w:r w:rsidDel="00317E43">
          <w:delText>bode</w:delText>
        </w:r>
      </w:del>
      <w:ins w:id="96" w:author="Tedj El Moulk SINACER" w:date="2023-12-11T14:57:00Z">
        <w:r w:rsidR="00317E43">
          <w:t>bodet</w:t>
        </w:r>
      </w:ins>
      <w:r>
        <w:t xml:space="preserve"> de ce dernier va avoir </w:t>
      </w:r>
      <w:del w:id="97" w:author="Tedj El Moulk SINACER" w:date="2023-12-11T14:57:00Z">
        <w:r w:rsidDel="00317E43">
          <w:delText>lallure</w:delText>
        </w:r>
      </w:del>
      <w:ins w:id="98" w:author="Tedj El Moulk SINACER" w:date="2023-12-11T14:57:00Z">
        <w:r w:rsidR="00317E43">
          <w:t>l’allure</w:t>
        </w:r>
      </w:ins>
      <w:r>
        <w:t xml:space="preserve"> </w:t>
      </w:r>
      <w:del w:id="99" w:author="Tedj El Moulk SINACER" w:date="2023-12-11T14:57:00Z">
        <w:r w:rsidDel="00317E43">
          <w:delText>cidessous</w:delText>
        </w:r>
      </w:del>
      <w:ins w:id="100" w:author="Tedj El Moulk SINACER" w:date="2023-12-11T14:57:00Z">
        <w:r w:rsidR="00317E43">
          <w:t>ci-dessous</w:t>
        </w:r>
      </w:ins>
    </w:p>
    <w:p w:rsidR="00DC60C6" w:rsidRDefault="00A82BC4">
      <w:pPr>
        <w:jc w:val="center"/>
        <w:pPrChange w:id="101" w:author="Tedj El Moulk SINACER" w:date="2023-12-11T15:14:00Z">
          <w:pPr/>
        </w:pPrChange>
      </w:pPr>
      <w:del w:id="102" w:author="Tedj El Moulk SINACER" w:date="2023-12-11T15:14:00Z">
        <w:r w:rsidDel="00382014">
          <w:delText>allure d’un passe bas)</w:delText>
        </w:r>
      </w:del>
      <w:ins w:id="103" w:author="Tedj El Moulk SINACER" w:date="2023-12-11T15:13:00Z">
        <w:r w:rsidR="00382014">
          <w:rPr>
            <w:noProof/>
            <w:lang w:eastAsia="fr-FR"/>
          </w:rPr>
          <w:drawing>
            <wp:inline distT="0" distB="0" distL="0" distR="0">
              <wp:extent cx="5274133" cy="2009775"/>
              <wp:effectExtent l="0" t="0" r="3175" b="0"/>
              <wp:docPr id="1" name="Imag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filtre passe bas.png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1396" cy="202016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382014" w:rsidRDefault="00382014" w:rsidP="00DC60C6">
      <w:pPr>
        <w:rPr>
          <w:ins w:id="104" w:author="Tedj El Moulk SINACER" w:date="2023-12-11T15:14:00Z"/>
        </w:rPr>
      </w:pPr>
    </w:p>
    <w:p w:rsidR="00A82BC4" w:rsidRDefault="00A82BC4" w:rsidP="00DC60C6">
      <w:r>
        <w:t xml:space="preserve">et donc les </w:t>
      </w:r>
      <w:del w:id="105" w:author="Tedj El Moulk SINACER" w:date="2023-12-11T15:14:00Z">
        <w:r w:rsidDel="00382014">
          <w:delText>signeaux</w:delText>
        </w:r>
      </w:del>
      <w:ins w:id="106" w:author="Tedj El Moulk SINACER" w:date="2023-12-11T15:14:00Z">
        <w:r w:rsidR="00382014">
          <w:t>signaux</w:t>
        </w:r>
      </w:ins>
      <w:r>
        <w:t xml:space="preserve"> </w:t>
      </w:r>
      <w:del w:id="107" w:author="Tedj El Moulk SINACER" w:date="2023-12-11T15:14:00Z">
        <w:r w:rsidDel="00382014">
          <w:delText>ademtteant</w:delText>
        </w:r>
      </w:del>
      <w:ins w:id="108" w:author="Tedj El Moulk SINACER" w:date="2023-12-11T15:14:00Z">
        <w:r w:rsidR="00382014">
          <w:t>admettant</w:t>
        </w:r>
      </w:ins>
      <w:r>
        <w:t xml:space="preserve"> des </w:t>
      </w:r>
      <w:del w:id="109" w:author="Tedj El Moulk SINACER" w:date="2023-12-11T15:14:00Z">
        <w:r w:rsidDel="00382014">
          <w:delText>frequence</w:delText>
        </w:r>
      </w:del>
      <w:ins w:id="110" w:author="Tedj El Moulk SINACER" w:date="2023-12-11T15:14:00Z">
        <w:r w:rsidR="00382014">
          <w:t>fréquence</w:t>
        </w:r>
      </w:ins>
      <w:r>
        <w:t xml:space="preserve"> 10 fois </w:t>
      </w:r>
      <w:ins w:id="111" w:author="Tedj El Moulk SINACER" w:date="2023-12-11T15:15:00Z">
        <w:r w:rsidR="00382014">
          <w:t xml:space="preserve">plus </w:t>
        </w:r>
      </w:ins>
      <w:r>
        <w:t xml:space="preserve">petite que </w:t>
      </w:r>
      <w:ins w:id="112" w:author="Tedj El Moulk SINACER" w:date="2023-12-11T15:15:00Z">
        <w:r w:rsidR="00382014">
          <w:t xml:space="preserve">la fréquence maximale </w:t>
        </w:r>
      </w:ins>
      <w:del w:id="113" w:author="Tedj El Moulk SINACER" w:date="2023-12-11T15:15:00Z">
        <w:r w:rsidDel="00382014">
          <w:delText xml:space="preserve">f </w:delText>
        </w:r>
      </w:del>
      <w:r>
        <w:t xml:space="preserve">passent parfaitement </w:t>
      </w:r>
      <w:del w:id="114" w:author="Tedj El Moulk SINACER" w:date="2023-12-11T15:14:00Z">
        <w:r w:rsidDel="00382014">
          <w:delText>a</w:delText>
        </w:r>
      </w:del>
      <w:ins w:id="115" w:author="Tedj El Moulk SINACER" w:date="2023-12-11T15:14:00Z">
        <w:r w:rsidR="00382014">
          <w:t>à</w:t>
        </w:r>
      </w:ins>
      <w:r>
        <w:t xml:space="preserve"> travers le </w:t>
      </w:r>
      <w:del w:id="116" w:author="Tedj El Moulk SINACER" w:date="2023-12-11T15:14:00Z">
        <w:r w:rsidDel="00382014">
          <w:delText>filtyre</w:delText>
        </w:r>
      </w:del>
      <w:ins w:id="117" w:author="Tedj El Moulk SINACER" w:date="2023-12-11T15:14:00Z">
        <w:r w:rsidR="00382014">
          <w:t>filtre</w:t>
        </w:r>
      </w:ins>
    </w:p>
    <w:p w:rsidR="00A82BC4" w:rsidRDefault="00A82BC4" w:rsidP="00DC60C6">
      <w:r>
        <w:t xml:space="preserve">or que les </w:t>
      </w:r>
      <w:del w:id="118" w:author="Tedj El Moulk SINACER" w:date="2023-12-11T15:14:00Z">
        <w:r w:rsidDel="00382014">
          <w:delText>sogneaux</w:delText>
        </w:r>
      </w:del>
      <w:ins w:id="119" w:author="Tedj El Moulk SINACER" w:date="2023-12-11T15:14:00Z">
        <w:r w:rsidR="00382014">
          <w:t>signaux</w:t>
        </w:r>
      </w:ins>
      <w:r>
        <w:t xml:space="preserve"> </w:t>
      </w:r>
      <w:del w:id="120" w:author="Tedj El Moulk SINACER" w:date="2023-12-11T15:14:00Z">
        <w:r w:rsidDel="00382014">
          <w:delText>admettants</w:delText>
        </w:r>
      </w:del>
      <w:ins w:id="121" w:author="Tedj El Moulk SINACER" w:date="2023-12-11T15:14:00Z">
        <w:r w:rsidR="00382014">
          <w:t>admettant</w:t>
        </w:r>
      </w:ins>
      <w:r>
        <w:t xml:space="preserve"> de</w:t>
      </w:r>
      <w:ins w:id="122" w:author="Tedj El Moulk SINACER" w:date="2023-12-11T15:14:00Z">
        <w:r w:rsidR="00382014">
          <w:t>s</w:t>
        </w:r>
      </w:ins>
      <w:r>
        <w:t xml:space="preserve"> </w:t>
      </w:r>
      <w:del w:id="123" w:author="Tedj El Moulk SINACER" w:date="2023-12-11T15:14:00Z">
        <w:r w:rsidDel="00382014">
          <w:delText>sfrequence</w:delText>
        </w:r>
      </w:del>
      <w:ins w:id="124" w:author="Tedj El Moulk SINACER" w:date="2023-12-11T15:14:00Z">
        <w:r w:rsidR="00382014">
          <w:t>fréquence</w:t>
        </w:r>
      </w:ins>
      <w:r>
        <w:t xml:space="preserve"> 10 fois plus grande que la </w:t>
      </w:r>
      <w:del w:id="125" w:author="Tedj El Moulk SINACER" w:date="2023-12-11T15:14:00Z">
        <w:r w:rsidDel="00382014">
          <w:delText>freque,ce</w:delText>
        </w:r>
      </w:del>
      <w:ins w:id="126" w:author="Tedj El Moulk SINACER" w:date="2023-12-11T15:14:00Z">
        <w:r w:rsidR="00382014">
          <w:t>fréquence</w:t>
        </w:r>
      </w:ins>
      <w:r>
        <w:t xml:space="preserve"> max</w:t>
      </w:r>
      <w:ins w:id="127" w:author="Tedj El Moulk SINACER" w:date="2023-12-11T15:14:00Z">
        <w:r w:rsidR="00382014">
          <w:t>i</w:t>
        </w:r>
      </w:ins>
      <w:r>
        <w:t xml:space="preserve">male sont parfaitement </w:t>
      </w:r>
      <w:del w:id="128" w:author="Tedj El Moulk SINACER" w:date="2023-12-11T15:15:00Z">
        <w:r w:rsidDel="00382014">
          <w:delText>attenu</w:delText>
        </w:r>
      </w:del>
      <w:ins w:id="129" w:author="Tedj El Moulk SINACER" w:date="2023-12-11T15:15:00Z">
        <w:r w:rsidR="00382014">
          <w:t>atténués</w:t>
        </w:r>
      </w:ins>
      <w:del w:id="130" w:author="Tedj El Moulk SINACER" w:date="2023-12-11T15:15:00Z">
        <w:r w:rsidDel="00382014">
          <w:delText>e</w:delText>
        </w:r>
      </w:del>
      <w:r>
        <w:t xml:space="preserve"> </w:t>
      </w:r>
    </w:p>
    <w:p w:rsidR="00A82BC4" w:rsidRDefault="00A82BC4" w:rsidP="00DC60C6">
      <w:r>
        <w:t xml:space="preserve"> </w:t>
      </w:r>
    </w:p>
    <w:p w:rsidR="00DC60C6" w:rsidRDefault="00DC60C6" w:rsidP="00DC60C6">
      <w:r>
        <w:t>Et si le signal d’entrée est de type carré, jusqu’à quelle fréquence très approximative</w:t>
      </w:r>
    </w:p>
    <w:p w:rsidR="00DC60C6" w:rsidRDefault="006332D5" w:rsidP="00DC60C6">
      <w:r>
        <w:t>Peut</w:t>
      </w:r>
      <w:r w:rsidR="00DC60C6">
        <w:t>-on acquérir un signal carré sans risque de déformation ?</w:t>
      </w:r>
    </w:p>
    <w:p w:rsidR="00A82BC4" w:rsidRDefault="00A82BC4" w:rsidP="00DC60C6"/>
    <w:p w:rsidR="00DC60C6" w:rsidRDefault="00DC60C6" w:rsidP="00DC60C6">
      <w:r>
        <w:t>Que pensez-vous désormais des mesures effectuées à l’oscilloscope et présentant 5</w:t>
      </w:r>
    </w:p>
    <w:p w:rsidR="00DC60C6" w:rsidRDefault="006332D5" w:rsidP="00DC60C6">
      <w:r>
        <w:t>Chiffres</w:t>
      </w:r>
      <w:r w:rsidR="00DC60C6">
        <w:t xml:space="preserve"> significatifs ?</w:t>
      </w:r>
    </w:p>
    <w:p w:rsidR="00A82BC4" w:rsidRDefault="00A82BC4" w:rsidP="00DC60C6"/>
    <w:p w:rsidR="00A82BC4" w:rsidRDefault="00A82BC4" w:rsidP="00A82BC4">
      <w:r>
        <w:t>- Relevez la fréquence (maximale) d’échantillonnage du signal d’entrée sur une voie</w:t>
      </w:r>
    </w:p>
    <w:p w:rsidR="00A82BC4" w:rsidRDefault="00A82BC4" w:rsidP="00A82BC4">
      <w:r>
        <w:t>Vous avez sûrement déjà entendu parler de systèmes échantillonnés : les oscilloscopes</w:t>
      </w:r>
    </w:p>
    <w:p w:rsidR="00A82BC4" w:rsidRDefault="00A82BC4" w:rsidP="00A82BC4">
      <w:del w:id="131" w:author="Tedj El Moulk SINACER" w:date="2023-12-11T15:15:00Z">
        <w:r w:rsidDel="00382014">
          <w:delText>numériques</w:delText>
        </w:r>
      </w:del>
      <w:ins w:id="132" w:author="Tedj El Moulk SINACER" w:date="2023-12-11T15:15:00Z">
        <w:r w:rsidR="00382014">
          <w:t>Numériques</w:t>
        </w:r>
      </w:ins>
      <w:r>
        <w:t xml:space="preserve"> en sont un très bon exemple.</w:t>
      </w:r>
    </w:p>
    <w:p w:rsidR="00A82BC4" w:rsidRDefault="00A82BC4" w:rsidP="00A82BC4">
      <w:r>
        <w:t xml:space="preserve">Selon le </w:t>
      </w:r>
      <w:del w:id="133" w:author="Tedj El Moulk SINACER" w:date="2023-12-11T15:15:00Z">
        <w:r w:rsidDel="00382014">
          <w:delText>theoreme</w:delText>
        </w:r>
      </w:del>
      <w:ins w:id="134" w:author="Tedj El Moulk SINACER" w:date="2023-12-11T15:15:00Z">
        <w:r w:rsidR="00382014">
          <w:t>théorème</w:t>
        </w:r>
      </w:ins>
      <w:r>
        <w:t xml:space="preserve"> de </w:t>
      </w:r>
      <w:del w:id="135" w:author="Tedj El Moulk SINACER" w:date="2023-12-11T15:15:00Z">
        <w:r w:rsidDel="00382014">
          <w:delText>sha,non</w:delText>
        </w:r>
      </w:del>
      <w:ins w:id="136" w:author="Tedj El Moulk SINACER" w:date="2023-12-11T15:15:00Z">
        <w:r w:rsidR="00382014">
          <w:t>Shannon</w:t>
        </w:r>
      </w:ins>
      <w:r>
        <w:t> </w:t>
      </w:r>
      <w:ins w:id="137" w:author="Tedj El Moulk SINACER" w:date="2023-12-11T15:15:00Z">
        <w:r w:rsidR="00382014">
          <w:t>,</w:t>
        </w:r>
      </w:ins>
      <w:del w:id="138" w:author="Tedj El Moulk SINACER" w:date="2023-12-11T15:15:00Z">
        <w:r w:rsidDel="00382014">
          <w:delText>;</w:delText>
        </w:r>
      </w:del>
      <w:r>
        <w:t xml:space="preserve"> la </w:t>
      </w:r>
      <w:del w:id="139" w:author="Tedj El Moulk SINACER" w:date="2023-12-11T15:15:00Z">
        <w:r w:rsidDel="00382014">
          <w:delText>frequence</w:delText>
        </w:r>
      </w:del>
      <w:ins w:id="140" w:author="Tedj El Moulk SINACER" w:date="2023-12-11T15:15:00Z">
        <w:r w:rsidR="00382014">
          <w:t>fréquence</w:t>
        </w:r>
      </w:ins>
      <w:r>
        <w:t xml:space="preserve"> d’</w:t>
      </w:r>
      <w:del w:id="141" w:author="Tedj El Moulk SINACER" w:date="2023-12-11T15:15:00Z">
        <w:r w:rsidDel="00382014">
          <w:delText>echantillonage</w:delText>
        </w:r>
      </w:del>
      <w:ins w:id="142" w:author="Tedj El Moulk SINACER" w:date="2023-12-11T15:15:00Z">
        <w:r w:rsidR="00382014">
          <w:t>échantillonnage</w:t>
        </w:r>
      </w:ins>
      <w:r>
        <w:t xml:space="preserve"> doit </w:t>
      </w:r>
      <w:del w:id="143" w:author="Tedj El Moulk SINACER" w:date="2023-12-11T15:16:00Z">
        <w:r w:rsidDel="00382014">
          <w:delText>etre</w:delText>
        </w:r>
      </w:del>
      <w:ins w:id="144" w:author="Tedj El Moulk SINACER" w:date="2023-12-11T15:16:00Z">
        <w:r w:rsidR="00382014">
          <w:t>être</w:t>
        </w:r>
      </w:ins>
      <w:r>
        <w:t xml:space="preserve"> 2 fois </w:t>
      </w:r>
      <w:del w:id="145" w:author="Tedj El Moulk SINACER" w:date="2023-12-11T15:16:00Z">
        <w:r w:rsidDel="00382014">
          <w:delText>infereur</w:delText>
        </w:r>
      </w:del>
      <w:ins w:id="146" w:author="Tedj El Moulk SINACER" w:date="2023-12-11T15:18:00Z">
        <w:r w:rsidR="006F5A57">
          <w:t>supérieur</w:t>
        </w:r>
      </w:ins>
      <w:r>
        <w:t xml:space="preserve"> ou </w:t>
      </w:r>
      <w:del w:id="147" w:author="Tedj El Moulk SINACER" w:date="2023-12-11T15:16:00Z">
        <w:r w:rsidDel="00382014">
          <w:delText>egal</w:delText>
        </w:r>
      </w:del>
      <w:ins w:id="148" w:author="Tedj El Moulk SINACER" w:date="2023-12-11T15:16:00Z">
        <w:r w:rsidR="00382014">
          <w:t>égal</w:t>
        </w:r>
      </w:ins>
      <w:r>
        <w:t xml:space="preserve"> a la </w:t>
      </w:r>
      <w:del w:id="149" w:author="Tedj El Moulk SINACER" w:date="2023-12-11T15:16:00Z">
        <w:r w:rsidDel="00382014">
          <w:delText>frequence</w:delText>
        </w:r>
      </w:del>
      <w:ins w:id="150" w:author="Tedj El Moulk SINACER" w:date="2023-12-11T15:16:00Z">
        <w:r w:rsidR="00382014">
          <w:t>fréquence</w:t>
        </w:r>
      </w:ins>
      <w:r>
        <w:t xml:space="preserve"> du signal </w:t>
      </w:r>
      <w:del w:id="151" w:author="Tedj El Moulk SINACER" w:date="2023-12-11T15:16:00Z">
        <w:r w:rsidDel="00382014">
          <w:delText>quon</w:delText>
        </w:r>
      </w:del>
      <w:ins w:id="152" w:author="Tedj El Moulk SINACER" w:date="2023-12-11T15:16:00Z">
        <w:r w:rsidR="00382014">
          <w:t>qu’on</w:t>
        </w:r>
      </w:ins>
      <w:r>
        <w:t xml:space="preserve"> </w:t>
      </w:r>
      <w:del w:id="153" w:author="Tedj El Moulk SINACER" w:date="2023-12-11T15:16:00Z">
        <w:r w:rsidDel="00382014">
          <w:delText>desire</w:delText>
        </w:r>
      </w:del>
      <w:ins w:id="154" w:author="Tedj El Moulk SINACER" w:date="2023-12-11T15:16:00Z">
        <w:r w:rsidR="00382014">
          <w:t>désire</w:t>
        </w:r>
      </w:ins>
      <w:r>
        <w:t xml:space="preserve"> </w:t>
      </w:r>
      <w:del w:id="155" w:author="Tedj El Moulk SINACER" w:date="2023-12-11T15:16:00Z">
        <w:r w:rsidDel="00382014">
          <w:delText>echantillonee</w:delText>
        </w:r>
      </w:del>
      <w:ins w:id="156" w:author="Tedj El Moulk SINACER" w:date="2023-12-11T15:16:00Z">
        <w:r w:rsidR="00382014">
          <w:t>échantillonner</w:t>
        </w:r>
      </w:ins>
      <w:r>
        <w:t xml:space="preserve"> </w:t>
      </w:r>
    </w:p>
    <w:p w:rsidR="00A82BC4" w:rsidRDefault="00A82BC4" w:rsidP="00A82BC4">
      <w:r>
        <w:t xml:space="preserve">Cela est pour </w:t>
      </w:r>
      <w:del w:id="157" w:author="Tedj El Moulk SINACER" w:date="2023-12-11T15:16:00Z">
        <w:r w:rsidDel="00382014">
          <w:delText>eviter</w:delText>
        </w:r>
      </w:del>
      <w:ins w:id="158" w:author="Tedj El Moulk SINACER" w:date="2023-12-11T15:16:00Z">
        <w:r w:rsidR="00382014">
          <w:t>éviter</w:t>
        </w:r>
      </w:ins>
      <w:r>
        <w:t xml:space="preserve"> le </w:t>
      </w:r>
      <w:del w:id="159" w:author="Tedj El Moulk SINACER" w:date="2023-12-11T15:17:00Z">
        <w:r w:rsidDel="00382014">
          <w:delText xml:space="preserve">chaffauchement </w:delText>
        </w:r>
      </w:del>
      <w:ins w:id="160" w:author="Tedj El Moulk SINACER" w:date="2023-12-11T15:17:00Z">
        <w:r w:rsidR="00382014">
          <w:t xml:space="preserve">choffochementt </w:t>
        </w:r>
      </w:ins>
      <w:r>
        <w:t xml:space="preserve">des </w:t>
      </w:r>
      <w:del w:id="161" w:author="Tedj El Moulk SINACER" w:date="2023-12-11T15:17:00Z">
        <w:r w:rsidDel="00382014">
          <w:delText>signeaux</w:delText>
        </w:r>
      </w:del>
      <w:ins w:id="162" w:author="Tedj El Moulk SINACER" w:date="2023-12-11T15:17:00Z">
        <w:r w:rsidR="00382014">
          <w:t>signaux</w:t>
        </w:r>
      </w:ins>
      <w:r>
        <w:t xml:space="preserve"> , qui </w:t>
      </w:r>
      <w:del w:id="163" w:author="Tedj El Moulk SINACER" w:date="2023-12-11T15:17:00Z">
        <w:r w:rsidDel="00382014">
          <w:delText>risuq</w:delText>
        </w:r>
      </w:del>
      <w:ins w:id="164" w:author="Tedj El Moulk SINACER" w:date="2023-12-11T15:17:00Z">
        <w:r w:rsidR="00382014">
          <w:t>risque</w:t>
        </w:r>
      </w:ins>
      <w:r>
        <w:t xml:space="preserve"> </w:t>
      </w:r>
      <w:del w:id="165" w:author="Tedj El Moulk SINACER" w:date="2023-12-11T15:17:00Z">
        <w:r w:rsidDel="00382014">
          <w:delText>e</w:delText>
        </w:r>
      </w:del>
      <w:r>
        <w:t xml:space="preserve"> de perdre des informations sur le signal </w:t>
      </w:r>
    </w:p>
    <w:p w:rsidR="00A82BC4" w:rsidRDefault="00A82BC4" w:rsidP="00A82BC4">
      <w:r>
        <w:t xml:space="preserve"> </w:t>
      </w:r>
    </w:p>
    <w:p w:rsidR="00A82BC4" w:rsidRDefault="00A82BC4" w:rsidP="00A82BC4">
      <w:r>
        <w:t>- Rappelez la fréquence d’échantillonnage lorsqu’on a 1 voie, 2 voies, puis 3 ou 4 voies.</w:t>
      </w:r>
    </w:p>
    <w:p w:rsidR="00A82BC4" w:rsidRDefault="00A82BC4" w:rsidP="00A82BC4">
      <w:r>
        <w:t>En déduire le nombre de convertisseur analogique-numérique interne à l’oscilloscope</w:t>
      </w:r>
    </w:p>
    <w:p w:rsidR="00A82BC4" w:rsidRDefault="00A82BC4" w:rsidP="00A82BC4">
      <w:r>
        <w:t>En regardant sur l</w:t>
      </w:r>
      <w:del w:id="166" w:author="Tedj El Moulk SINACER" w:date="2023-12-11T15:19:00Z">
        <w:r w:rsidDel="006F5A57">
          <w:delText>me</w:delText>
        </w:r>
      </w:del>
      <w:r>
        <w:t>es datasheet de notre</w:t>
      </w:r>
      <w:ins w:id="167" w:author="Tedj El Moulk SINACER" w:date="2023-12-11T15:19:00Z">
        <w:r w:rsidR="006F5A57">
          <w:t xml:space="preserve"> </w:t>
        </w:r>
      </w:ins>
      <w:del w:id="168" w:author="Tedj El Moulk SINACER" w:date="2023-12-11T15:19:00Z">
        <w:r w:rsidDel="006F5A57">
          <w:delText xml:space="preserve"> pscopllcpe</w:delText>
        </w:r>
      </w:del>
      <w:ins w:id="169" w:author="Tedj El Moulk SINACER" w:date="2023-12-11T15:19:00Z">
        <w:r w:rsidR="006F5A57">
          <w:t>oscilloscope</w:t>
        </w:r>
      </w:ins>
      <w:r>
        <w:t xml:space="preserve"> : </w:t>
      </w:r>
    </w:p>
    <w:p w:rsidR="00A82BC4" w:rsidRDefault="00A82BC4" w:rsidP="00A82BC4">
      <w:r>
        <w:t xml:space="preserve">On retrouve </w:t>
      </w:r>
      <w:del w:id="170" w:author="Tedj El Moulk SINACER" w:date="2023-12-11T15:19:00Z">
        <w:r w:rsidDel="006F5A57">
          <w:delText>uque</w:delText>
        </w:r>
      </w:del>
      <w:ins w:id="171" w:author="Tedj El Moulk SINACER" w:date="2023-12-11T15:19:00Z">
        <w:r w:rsidR="006F5A57">
          <w:t>que</w:t>
        </w:r>
      </w:ins>
      <w:r>
        <w:t>,</w:t>
      </w:r>
    </w:p>
    <w:p w:rsidR="00A82BC4" w:rsidDel="006F5A57" w:rsidRDefault="00A82BC4">
      <w:pPr>
        <w:pStyle w:val="Paragraphedeliste"/>
        <w:numPr>
          <w:ilvl w:val="0"/>
          <w:numId w:val="1"/>
        </w:numPr>
        <w:rPr>
          <w:del w:id="172" w:author="Tedj El Moulk SINACER" w:date="2023-12-11T15:19:00Z"/>
        </w:rPr>
        <w:pPrChange w:id="173" w:author="Tedj El Moulk SINACER" w:date="2023-12-11T15:19:00Z">
          <w:pPr/>
        </w:pPrChange>
      </w:pPr>
      <w:r>
        <w:t xml:space="preserve">Sur un single </w:t>
      </w:r>
      <w:r w:rsidR="006332D5">
        <w:t>Channel</w:t>
      </w:r>
      <w:r>
        <w:t xml:space="preserve"> </w:t>
      </w:r>
    </w:p>
    <w:p w:rsidR="006F5A57" w:rsidRDefault="006F5A57">
      <w:pPr>
        <w:pStyle w:val="Paragraphedeliste"/>
        <w:numPr>
          <w:ilvl w:val="0"/>
          <w:numId w:val="1"/>
        </w:numPr>
        <w:rPr>
          <w:ins w:id="174" w:author="Tedj El Moulk SINACER" w:date="2023-12-11T15:19:00Z"/>
        </w:rPr>
        <w:pPrChange w:id="175" w:author="Tedj El Moulk SINACER" w:date="2023-12-11T15:19:00Z">
          <w:pPr/>
        </w:pPrChange>
      </w:pPr>
    </w:p>
    <w:p w:rsidR="00A82BC4" w:rsidRDefault="00A82BC4">
      <w:pPr>
        <w:pStyle w:val="Paragraphedeliste"/>
        <w:pPrChange w:id="176" w:author="Tedj El Moulk SINACER" w:date="2023-12-11T15:19:00Z">
          <w:pPr/>
        </w:pPrChange>
      </w:pPr>
      <w:r>
        <w:t>SA</w:t>
      </w:r>
      <w:r w:rsidR="00273FC0">
        <w:t>=1 GSa</w:t>
      </w:r>
      <w:r>
        <w:t>/s</w:t>
      </w:r>
    </w:p>
    <w:p w:rsidR="00A82BC4" w:rsidRPr="00273FC0" w:rsidRDefault="00A82BC4">
      <w:pPr>
        <w:ind w:firstLine="708"/>
        <w:pPrChange w:id="177" w:author="Tedj El Moulk SINACER" w:date="2023-12-11T15:19:00Z">
          <w:pPr/>
        </w:pPrChange>
      </w:pPr>
      <w:del w:id="178" w:author="Tedj El Moulk SINACER" w:date="2023-12-11T15:20:00Z">
        <w:r w:rsidDel="006F5A57">
          <w:delText xml:space="preserve">Et </w:delText>
        </w:r>
      </w:del>
      <w:r w:rsidR="00273FC0">
        <w:t>F = SA/ 2*PI*</w:t>
      </w:r>
      <w:r>
        <w:t>V</w:t>
      </w:r>
      <w:r w:rsidR="00273FC0">
        <w:rPr>
          <w:vertAlign w:val="subscript"/>
        </w:rPr>
        <w:t>MAX</w:t>
      </w:r>
      <w:r w:rsidR="00273FC0">
        <w:t>=0.53 MHz</w:t>
      </w:r>
    </w:p>
    <w:p w:rsidR="00273FC0" w:rsidRDefault="00A82BC4">
      <w:pPr>
        <w:ind w:firstLine="708"/>
        <w:pPrChange w:id="179" w:author="Tedj El Moulk SINACER" w:date="2023-12-11T15:19:00Z">
          <w:pPr/>
        </w:pPrChange>
      </w:pPr>
      <w:r>
        <w:t>F</w:t>
      </w:r>
      <w:r w:rsidR="00273FC0">
        <w:t>c=2*F = 1.06 MHz</w:t>
      </w:r>
    </w:p>
    <w:p w:rsidR="00273FC0" w:rsidRDefault="00273FC0" w:rsidP="00A82BC4"/>
    <w:p w:rsidR="00273FC0" w:rsidRDefault="00273FC0">
      <w:pPr>
        <w:pStyle w:val="Paragraphedeliste"/>
        <w:numPr>
          <w:ilvl w:val="0"/>
          <w:numId w:val="2"/>
        </w:numPr>
        <w:pPrChange w:id="180" w:author="Tedj El Moulk SINACER" w:date="2023-12-11T15:19:00Z">
          <w:pPr/>
        </w:pPrChange>
      </w:pPr>
      <w:r>
        <w:t xml:space="preserve">Sur un dual </w:t>
      </w:r>
      <w:r w:rsidR="006332D5">
        <w:t>Channel</w:t>
      </w:r>
      <w:r>
        <w:t xml:space="preserve"> </w:t>
      </w:r>
    </w:p>
    <w:p w:rsidR="00273FC0" w:rsidRDefault="00273FC0">
      <w:pPr>
        <w:ind w:firstLine="360"/>
        <w:pPrChange w:id="181" w:author="Tedj El Moulk SINACER" w:date="2023-12-11T15:19:00Z">
          <w:pPr/>
        </w:pPrChange>
      </w:pPr>
      <w:r>
        <w:t>SA= 500 MSa/s</w:t>
      </w:r>
    </w:p>
    <w:p w:rsidR="00273FC0" w:rsidRPr="00273FC0" w:rsidRDefault="00273FC0">
      <w:pPr>
        <w:ind w:firstLine="360"/>
        <w:pPrChange w:id="182" w:author="Tedj El Moulk SINACER" w:date="2023-12-11T15:19:00Z">
          <w:pPr/>
        </w:pPrChange>
      </w:pPr>
      <w:del w:id="183" w:author="Tedj El Moulk SINACER" w:date="2023-12-11T15:20:00Z">
        <w:r w:rsidDel="006F5A57">
          <w:delText>Et</w:delText>
        </w:r>
      </w:del>
      <w:r>
        <w:t xml:space="preserve"> F = SA/ 2*PI*V</w:t>
      </w:r>
      <w:r>
        <w:rPr>
          <w:vertAlign w:val="subscript"/>
        </w:rPr>
        <w:t>MAX</w:t>
      </w:r>
      <w:r>
        <w:t>=0.27 MHz</w:t>
      </w:r>
    </w:p>
    <w:p w:rsidR="00273FC0" w:rsidRDefault="00273FC0">
      <w:pPr>
        <w:ind w:firstLine="360"/>
        <w:pPrChange w:id="184" w:author="Tedj El Moulk SINACER" w:date="2023-12-11T15:19:00Z">
          <w:pPr/>
        </w:pPrChange>
      </w:pPr>
      <w:r>
        <w:t>Fc=2*F=0.54 Mhz</w:t>
      </w:r>
    </w:p>
    <w:p w:rsidR="00273FC0" w:rsidRDefault="00273FC0" w:rsidP="00273FC0"/>
    <w:p w:rsidR="00273FC0" w:rsidRDefault="00273FC0">
      <w:pPr>
        <w:pStyle w:val="Paragraphedeliste"/>
        <w:numPr>
          <w:ilvl w:val="0"/>
          <w:numId w:val="2"/>
        </w:numPr>
        <w:pPrChange w:id="185" w:author="Tedj El Moulk SINACER" w:date="2023-12-11T15:20:00Z">
          <w:pPr/>
        </w:pPrChange>
      </w:pPr>
      <w:r>
        <w:t xml:space="preserve">Sur three/four channel </w:t>
      </w:r>
    </w:p>
    <w:p w:rsidR="00273FC0" w:rsidRDefault="00273FC0">
      <w:pPr>
        <w:ind w:firstLine="360"/>
        <w:pPrChange w:id="186" w:author="Tedj El Moulk SINACER" w:date="2023-12-11T15:20:00Z">
          <w:pPr/>
        </w:pPrChange>
      </w:pPr>
      <w:r>
        <w:t>SA= 250 MSa/s</w:t>
      </w:r>
    </w:p>
    <w:p w:rsidR="00273FC0" w:rsidRPr="00273FC0" w:rsidRDefault="00273FC0">
      <w:pPr>
        <w:ind w:firstLine="360"/>
        <w:pPrChange w:id="187" w:author="Tedj El Moulk SINACER" w:date="2023-12-11T15:20:00Z">
          <w:pPr/>
        </w:pPrChange>
      </w:pPr>
      <w:del w:id="188" w:author="Tedj El Moulk SINACER" w:date="2023-12-11T15:20:00Z">
        <w:r w:rsidDel="006F5A57">
          <w:delText>Et</w:delText>
        </w:r>
      </w:del>
      <w:r>
        <w:t xml:space="preserve"> F = SA/ 2*PI*V</w:t>
      </w:r>
      <w:r>
        <w:rPr>
          <w:vertAlign w:val="subscript"/>
        </w:rPr>
        <w:t>MAX</w:t>
      </w:r>
      <w:r>
        <w:t>=0.13 MHz</w:t>
      </w:r>
    </w:p>
    <w:p w:rsidR="00273FC0" w:rsidRDefault="00273FC0">
      <w:pPr>
        <w:ind w:firstLine="360"/>
        <w:pPrChange w:id="189" w:author="Tedj El Moulk SINACER" w:date="2023-12-11T15:20:00Z">
          <w:pPr/>
        </w:pPrChange>
      </w:pPr>
      <w:r>
        <w:t>Fc=2*F=0.26 Mhz</w:t>
      </w:r>
    </w:p>
    <w:p w:rsidR="00273FC0" w:rsidRDefault="00273FC0" w:rsidP="00273FC0"/>
    <w:p w:rsidR="006F5A57" w:rsidRDefault="00273FC0" w:rsidP="00273FC0">
      <w:pPr>
        <w:rPr>
          <w:ins w:id="190" w:author="Tedj El Moulk SINACER" w:date="2023-12-11T15:21:00Z"/>
        </w:rPr>
      </w:pPr>
      <w:r>
        <w:t xml:space="preserve"> On en </w:t>
      </w:r>
      <w:del w:id="191" w:author="Tedj El Moulk SINACER" w:date="2023-12-11T15:20:00Z">
        <w:r w:rsidDel="006F5A57">
          <w:delText>deduit</w:delText>
        </w:r>
      </w:del>
      <w:ins w:id="192" w:author="Tedj El Moulk SINACER" w:date="2023-12-11T15:20:00Z">
        <w:r w:rsidR="006F5A57">
          <w:t>déduit</w:t>
        </w:r>
      </w:ins>
      <w:r>
        <w:t xml:space="preserve"> que l’</w:t>
      </w:r>
      <w:del w:id="193" w:author="Tedj El Moulk SINACER" w:date="2023-12-11T15:20:00Z">
        <w:r w:rsidDel="006F5A57">
          <w:delText>oscilliscope</w:delText>
        </w:r>
      </w:del>
      <w:ins w:id="194" w:author="Tedj El Moulk SINACER" w:date="2023-12-11T15:20:00Z">
        <w:r w:rsidR="006F5A57">
          <w:t>oscilloscope</w:t>
        </w:r>
      </w:ins>
      <w:r>
        <w:t xml:space="preserve"> </w:t>
      </w:r>
      <w:del w:id="195" w:author="Tedj El Moulk SINACER" w:date="2023-12-11T15:20:00Z">
        <w:r w:rsidDel="006F5A57">
          <w:delText>contien</w:delText>
        </w:r>
      </w:del>
      <w:ins w:id="196" w:author="Tedj El Moulk SINACER" w:date="2023-12-11T15:20:00Z">
        <w:r w:rsidR="006F5A57">
          <w:t>contient</w:t>
        </w:r>
      </w:ins>
      <w:r>
        <w:t xml:space="preserve"> 3 convertisseur</w:t>
      </w:r>
      <w:ins w:id="197" w:author="Tedj El Moulk SINACER" w:date="2023-12-11T15:20:00Z">
        <w:r w:rsidR="006F5A57">
          <w:t>s</w:t>
        </w:r>
      </w:ins>
      <w:r>
        <w:t xml:space="preserve"> sur chaque entre </w:t>
      </w:r>
      <w:r w:rsidR="006332D5">
        <w:t>Channel</w:t>
      </w:r>
    </w:p>
    <w:p w:rsidR="006F5A57" w:rsidRDefault="006F5A57">
      <w:pPr>
        <w:pStyle w:val="Titre1"/>
        <w:rPr>
          <w:ins w:id="198" w:author="Tedj El Moulk SINACER" w:date="2023-12-11T15:21:00Z"/>
        </w:rPr>
        <w:pPrChange w:id="199" w:author="Tedj El Moulk SINACER" w:date="2023-12-11T15:21:00Z">
          <w:pPr/>
        </w:pPrChange>
      </w:pPr>
    </w:p>
    <w:p w:rsidR="00273FC0" w:rsidRDefault="006F5A57">
      <w:pPr>
        <w:pStyle w:val="Titre1"/>
        <w:pPrChange w:id="200" w:author="Tedj El Moulk SINACER" w:date="2023-12-11T15:21:00Z">
          <w:pPr/>
        </w:pPrChange>
      </w:pPr>
      <w:ins w:id="201" w:author="Tedj El Moulk SINACER" w:date="2023-12-11T15:21:00Z">
        <w:r w:rsidRPr="006F5A57">
          <w:t>3. Synchronisation des oscilloscopes</w:t>
        </w:r>
      </w:ins>
      <w:del w:id="202" w:author="Tedj El Moulk SINACER" w:date="2023-12-11T15:20:00Z">
        <w:r w:rsidR="00273FC0" w:rsidDel="006F5A57">
          <w:delText>CH</w:delText>
        </w:r>
      </w:del>
    </w:p>
    <w:p w:rsidR="00273FC0" w:rsidRDefault="00273FC0" w:rsidP="00273FC0">
      <w:pPr>
        <w:rPr>
          <w:ins w:id="203" w:author="Tedj El Moulk SINACER" w:date="2023-12-11T15:22:00Z"/>
        </w:rPr>
      </w:pPr>
    </w:p>
    <w:p w:rsidR="006F5A57" w:rsidRDefault="006F5A57">
      <w:pPr>
        <w:pStyle w:val="Sous-titre"/>
        <w:rPr>
          <w:ins w:id="204" w:author="Tedj El Moulk SINACER" w:date="2023-12-11T15:23:00Z"/>
        </w:rPr>
        <w:pPrChange w:id="205" w:author="Tedj El Moulk SINACER" w:date="2023-12-11T15:23:00Z">
          <w:pPr/>
        </w:pPrChange>
      </w:pPr>
      <w:ins w:id="206" w:author="Tedj El Moulk SINACER" w:date="2023-12-11T15:22:00Z">
        <w:r w:rsidRPr="00133AAD">
          <w:t>3.</w:t>
        </w:r>
        <w:proofErr w:type="gramStart"/>
        <w:r w:rsidRPr="00133AAD">
          <w:t>1.Le</w:t>
        </w:r>
        <w:proofErr w:type="gramEnd"/>
        <w:r w:rsidRPr="00133AAD">
          <w:t xml:space="preserve"> signal SYNC des GBF</w:t>
        </w:r>
      </w:ins>
    </w:p>
    <w:p w:rsidR="006F5A57" w:rsidRDefault="006F5A57">
      <w:pPr>
        <w:rPr>
          <w:ins w:id="207" w:author="Tedj El Moulk SINACER" w:date="2023-12-11T15:23:00Z"/>
        </w:rPr>
      </w:pPr>
      <w:ins w:id="208" w:author="Tedj El Moulk SINACER" w:date="2023-12-11T15:23:00Z">
        <w:r>
          <w:t>On</w:t>
        </w:r>
      </w:ins>
      <w:r w:rsidR="006332D5">
        <w:t xml:space="preserve"> a</w:t>
      </w:r>
      <w:ins w:id="209" w:author="Tedj El Moulk SINACER" w:date="2023-12-11T15:23:00Z">
        <w:r>
          <w:t xml:space="preserve"> </w:t>
        </w:r>
      </w:ins>
      <w:proofErr w:type="spellStart"/>
      <w:r w:rsidR="006332D5">
        <w:t>règlé</w:t>
      </w:r>
      <w:proofErr w:type="spellEnd"/>
      <w:ins w:id="210" w:author="Tedj El Moulk SINACER" w:date="2023-12-11T15:23:00Z">
        <w:r>
          <w:t xml:space="preserve"> notre GBF sur la voie 1 en signal sinus de </w:t>
        </w:r>
      </w:ins>
      <w:r w:rsidR="006332D5">
        <w:t>fréquence</w:t>
      </w:r>
      <w:ins w:id="211" w:author="Tedj El Moulk SINACER" w:date="2023-12-11T15:23:00Z">
        <w:r>
          <w:t xml:space="preserve"> 1 KHz</w:t>
        </w:r>
      </w:ins>
    </w:p>
    <w:p w:rsidR="006F5A57" w:rsidRDefault="006F5A57">
      <w:pPr>
        <w:rPr>
          <w:ins w:id="212" w:author="Tedj El Moulk SINACER" w:date="2023-12-11T15:24:00Z"/>
        </w:rPr>
      </w:pPr>
      <w:ins w:id="213" w:author="Tedj El Moulk SINACER" w:date="2023-12-11T15:23:00Z">
        <w:r>
          <w:t>On</w:t>
        </w:r>
      </w:ins>
      <w:r w:rsidR="006332D5">
        <w:t xml:space="preserve"> a</w:t>
      </w:r>
      <w:ins w:id="214" w:author="Tedj El Moulk SINACER" w:date="2023-12-11T15:23:00Z">
        <w:r>
          <w:t xml:space="preserve"> reli</w:t>
        </w:r>
      </w:ins>
      <w:r w:rsidR="006332D5">
        <w:t>é</w:t>
      </w:r>
      <w:ins w:id="215" w:author="Tedj El Moulk SINACER" w:date="2023-12-11T15:23:00Z">
        <w:r>
          <w:t xml:space="preserve"> les deux sorti</w:t>
        </w:r>
      </w:ins>
      <w:r w:rsidR="006332D5">
        <w:t>es</w:t>
      </w:r>
      <w:ins w:id="216" w:author="Tedj El Moulk SINACER" w:date="2023-12-11T15:23:00Z">
        <w:r>
          <w:t xml:space="preserve"> OUTPUT </w:t>
        </w:r>
      </w:ins>
      <w:ins w:id="217" w:author="Tedj El Moulk SINACER" w:date="2023-12-11T15:24:00Z">
        <w:r>
          <w:t xml:space="preserve">et SYNC </w:t>
        </w:r>
      </w:ins>
      <w:r w:rsidR="006332D5">
        <w:t xml:space="preserve">a </w:t>
      </w:r>
      <w:ins w:id="218" w:author="Tedj El Moulk SINACER" w:date="2023-12-11T15:24:00Z">
        <w:r>
          <w:t>l’</w:t>
        </w:r>
      </w:ins>
      <w:r w:rsidR="006332D5">
        <w:t>oscilloscope</w:t>
      </w:r>
      <w:ins w:id="219" w:author="Tedj El Moulk SINACER" w:date="2023-12-11T15:24:00Z">
        <w:r>
          <w:t xml:space="preserve"> </w:t>
        </w:r>
      </w:ins>
    </w:p>
    <w:p w:rsidR="006F5A57" w:rsidRDefault="006F5A57" w:rsidP="006F5A57">
      <w:pPr>
        <w:rPr>
          <w:ins w:id="220" w:author="Tedj El Moulk SINACER" w:date="2023-12-11T15:24:00Z"/>
        </w:rPr>
      </w:pPr>
      <w:ins w:id="221" w:author="Tedj El Moulk SINACER" w:date="2023-12-11T15:24:00Z">
        <w:r>
          <w:t>- Que peut-on dire de la voie SYNC ?</w:t>
        </w:r>
      </w:ins>
    </w:p>
    <w:p w:rsidR="006F5A57" w:rsidRDefault="006F5A57" w:rsidP="00133AAD">
      <w:ins w:id="222" w:author="Tedj El Moulk SINACER" w:date="2023-12-11T15:24:00Z">
        <w:r>
          <w:t>On</w:t>
        </w:r>
      </w:ins>
      <w:r w:rsidR="006332D5">
        <w:t xml:space="preserve"> a</w:t>
      </w:r>
      <w:ins w:id="223" w:author="Tedj El Moulk SINACER" w:date="2023-12-11T15:24:00Z">
        <w:r>
          <w:t xml:space="preserve"> observ</w:t>
        </w:r>
      </w:ins>
      <w:r w:rsidR="006332D5">
        <w:t>é</w:t>
      </w:r>
      <w:ins w:id="224" w:author="Tedj El Moulk SINACER" w:date="2023-12-11T15:24:00Z">
        <w:r>
          <w:t xml:space="preserve"> u</w:t>
        </w:r>
      </w:ins>
      <w:r w:rsidR="006332D5">
        <w:t>n</w:t>
      </w:r>
      <w:ins w:id="225" w:author="Tedj El Moulk SINACER" w:date="2023-12-11T15:24:00Z">
        <w:r>
          <w:t xml:space="preserve"> signal carre d</w:t>
        </w:r>
      </w:ins>
      <w:ins w:id="226" w:author="Tedj El Moulk SINACER" w:date="2023-12-11T15:25:00Z">
        <w:r>
          <w:t xml:space="preserve">’amplitude 3.5V et de </w:t>
        </w:r>
      </w:ins>
      <w:r w:rsidR="006332D5">
        <w:t>même</w:t>
      </w:r>
      <w:ins w:id="227" w:author="Tedj El Moulk SINACER" w:date="2023-12-11T15:25:00Z">
        <w:r>
          <w:t xml:space="preserve"> </w:t>
        </w:r>
      </w:ins>
      <w:r w:rsidR="006332D5">
        <w:t>fréquence</w:t>
      </w:r>
      <w:ins w:id="228" w:author="Tedj El Moulk SINACER" w:date="2023-12-11T15:25:00Z">
        <w:r>
          <w:t xml:space="preserve"> que le signal</w:t>
        </w:r>
      </w:ins>
      <w:r w:rsidR="006332D5">
        <w:t xml:space="preserve"> injecte de fréquence F</w:t>
      </w:r>
      <w:ins w:id="229" w:author="Tedj El Moulk SINACER" w:date="2023-12-11T15:25:00Z">
        <w:r>
          <w:t>=1KHz</w:t>
        </w:r>
      </w:ins>
    </w:p>
    <w:p w:rsidR="003C69B5" w:rsidRDefault="003C69B5" w:rsidP="003C69B5">
      <w:pPr>
        <w:jc w:val="center"/>
        <w:rPr>
          <w:ins w:id="230" w:author="Tedj El Moulk SINACER" w:date="2023-12-11T15:25:00Z"/>
        </w:rPr>
      </w:pPr>
      <w:r>
        <w:rPr>
          <w:noProof/>
          <w:lang w:eastAsia="fr-FR"/>
        </w:rPr>
        <w:drawing>
          <wp:inline distT="0" distB="0" distL="0" distR="0">
            <wp:extent cx="3199181" cy="2399386"/>
            <wp:effectExtent l="0" t="0" r="127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3-12-11 at 17.44.53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644" cy="240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9A0" w:rsidRDefault="006F5A57" w:rsidP="00B334F9">
      <w:pPr>
        <w:rPr>
          <w:ins w:id="231" w:author="Tedj El Moulk SINACER" w:date="2023-12-11T15:26:00Z"/>
        </w:rPr>
      </w:pPr>
      <w:ins w:id="232" w:author="Tedj El Moulk SINACER" w:date="2023-12-11T15:25:00Z">
        <w:r>
          <w:t xml:space="preserve">Et </w:t>
        </w:r>
      </w:ins>
      <w:r w:rsidR="006332D5">
        <w:t>après</w:t>
      </w:r>
      <w:ins w:id="233" w:author="Tedj El Moulk SINACER" w:date="2023-12-11T15:25:00Z">
        <w:r>
          <w:t xml:space="preserve"> on </w:t>
        </w:r>
      </w:ins>
      <w:ins w:id="234" w:author="Tedj El Moulk SINACER" w:date="2023-12-11T15:26:00Z">
        <w:r>
          <w:t>a chang</w:t>
        </w:r>
      </w:ins>
      <w:r w:rsidR="006332D5">
        <w:t>é</w:t>
      </w:r>
      <w:ins w:id="235" w:author="Tedj El Moulk SINACER" w:date="2023-12-11T15:26:00Z">
        <w:r>
          <w:t xml:space="preserve"> l’amplitude a 100 </w:t>
        </w:r>
      </w:ins>
      <w:proofErr w:type="spellStart"/>
      <w:r w:rsidR="006332D5">
        <w:t>mVpp</w:t>
      </w:r>
      <w:proofErr w:type="spellEnd"/>
      <w:ins w:id="236" w:author="Tedj El Moulk SINACER" w:date="2023-12-11T15:26:00Z">
        <w:r>
          <w:t xml:space="preserve"> et puis a 10 </w:t>
        </w:r>
      </w:ins>
      <w:proofErr w:type="spellStart"/>
      <w:r w:rsidR="006332D5">
        <w:t>mVPP</w:t>
      </w:r>
      <w:proofErr w:type="spellEnd"/>
    </w:p>
    <w:p w:rsidR="006F5A57" w:rsidRDefault="006F5A57">
      <w:ins w:id="237" w:author="Tedj El Moulk SINACER" w:date="2023-12-11T15:26:00Z">
        <w:r>
          <w:t xml:space="preserve">On </w:t>
        </w:r>
      </w:ins>
      <w:r w:rsidR="006332D5">
        <w:t xml:space="preserve">a </w:t>
      </w:r>
      <w:ins w:id="238" w:author="Tedj El Moulk SINACER" w:date="2023-12-11T15:26:00Z">
        <w:r>
          <w:t>observ</w:t>
        </w:r>
      </w:ins>
      <w:r w:rsidR="006332D5">
        <w:t xml:space="preserve">é </w:t>
      </w:r>
      <w:ins w:id="239" w:author="Tedj El Moulk SINACER" w:date="2023-12-11T15:26:00Z">
        <w:r>
          <w:t xml:space="preserve">le </w:t>
        </w:r>
      </w:ins>
      <w:r w:rsidR="006332D5">
        <w:t>même</w:t>
      </w:r>
      <w:ins w:id="240" w:author="Tedj El Moulk SINACER" w:date="2023-12-11T15:26:00Z">
        <w:r>
          <w:t xml:space="preserve"> </w:t>
        </w:r>
      </w:ins>
      <w:r w:rsidR="006332D5">
        <w:t>signal</w:t>
      </w:r>
      <w:ins w:id="241" w:author="Tedj El Moulk SINACER" w:date="2023-12-11T15:26:00Z">
        <w:r>
          <w:t xml:space="preserve"> pour </w:t>
        </w:r>
      </w:ins>
      <w:r w:rsidR="006332D5">
        <w:t>toutes</w:t>
      </w:r>
      <w:ins w:id="242" w:author="Tedj El Moulk SINACER" w:date="2023-12-11T15:26:00Z">
        <w:r>
          <w:t xml:space="preserve"> les </w:t>
        </w:r>
      </w:ins>
      <w:r w:rsidR="00C02DEE">
        <w:t>amplitudes,</w:t>
      </w:r>
      <w:ins w:id="243" w:author="Tedj El Moulk SINACER" w:date="2023-12-11T15:26:00Z">
        <w:r>
          <w:t xml:space="preserve"> le signa</w:t>
        </w:r>
      </w:ins>
      <w:r w:rsidR="006332D5">
        <w:t>l</w:t>
      </w:r>
      <w:ins w:id="244" w:author="Tedj El Moulk SINACER" w:date="2023-12-11T15:26:00Z">
        <w:r>
          <w:t xml:space="preserve"> </w:t>
        </w:r>
      </w:ins>
      <w:r w:rsidR="006332D5">
        <w:t xml:space="preserve">YNCH </w:t>
      </w:r>
      <w:ins w:id="245" w:author="Tedj El Moulk SINACER" w:date="2023-12-11T15:26:00Z">
        <w:r>
          <w:t xml:space="preserve">garde son amplitude </w:t>
        </w:r>
        <w:proofErr w:type="gramStart"/>
        <w:r>
          <w:t>a</w:t>
        </w:r>
        <w:proofErr w:type="gramEnd"/>
        <w:r>
          <w:t xml:space="preserve"> 3.5 V </w:t>
        </w:r>
      </w:ins>
    </w:p>
    <w:p w:rsidR="005D39A0" w:rsidRDefault="005D39A0" w:rsidP="005D39A0">
      <w:pPr>
        <w:keepNext/>
        <w:jc w:val="center"/>
      </w:pPr>
      <w:r>
        <w:rPr>
          <w:noProof/>
          <w:lang w:eastAsia="fr-FR"/>
        </w:rPr>
        <w:drawing>
          <wp:inline distT="0" distB="0" distL="0" distR="0">
            <wp:extent cx="3460089" cy="2595067"/>
            <wp:effectExtent l="0" t="0" r="762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3-12-11 at 17.44.54(1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437" cy="259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9A0" w:rsidRDefault="005D39A0" w:rsidP="005D39A0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signal </w:t>
      </w:r>
      <w:proofErr w:type="spellStart"/>
      <w:r>
        <w:t>sinusoidal</w:t>
      </w:r>
      <w:proofErr w:type="spellEnd"/>
      <w:r>
        <w:t xml:space="preserve"> a amplitude 100mV</w:t>
      </w:r>
    </w:p>
    <w:p w:rsidR="005D39A0" w:rsidRDefault="005D39A0" w:rsidP="005D39A0">
      <w:pPr>
        <w:keepNext/>
        <w:jc w:val="center"/>
      </w:pPr>
      <w:r>
        <w:rPr>
          <w:noProof/>
          <w:lang w:eastAsia="fr-FR"/>
        </w:rPr>
        <w:drawing>
          <wp:inline distT="0" distB="0" distL="0" distR="0">
            <wp:extent cx="3482034" cy="2611526"/>
            <wp:effectExtent l="0" t="0" r="444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3-12-11 at 17.44.54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513" cy="261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9A0" w:rsidRPr="00133AAD" w:rsidRDefault="005D39A0" w:rsidP="005D39A0">
      <w:pPr>
        <w:pStyle w:val="Lgende"/>
        <w:jc w:val="center"/>
        <w:rPr>
          <w:ins w:id="246" w:author="Tedj El Moulk SINACER" w:date="2023-12-11T15:23:00Z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signal </w:t>
      </w:r>
      <w:proofErr w:type="spellStart"/>
      <w:r>
        <w:t>ramp</w:t>
      </w:r>
      <w:proofErr w:type="spellEnd"/>
      <w:r>
        <w:t xml:space="preserve"> a 100mV</w:t>
      </w:r>
    </w:p>
    <w:p w:rsidR="005D39A0" w:rsidRDefault="005D39A0" w:rsidP="005D39A0">
      <w:pPr>
        <w:pStyle w:val="Sous-titre"/>
      </w:pPr>
    </w:p>
    <w:p w:rsidR="005D39A0" w:rsidRDefault="005D39A0" w:rsidP="005D39A0">
      <w:pPr>
        <w:keepNext/>
        <w:jc w:val="center"/>
      </w:pPr>
      <w:r>
        <w:rPr>
          <w:noProof/>
          <w:lang w:eastAsia="fr-FR"/>
        </w:rPr>
        <w:drawing>
          <wp:inline distT="0" distB="0" distL="0" distR="0">
            <wp:extent cx="3521051" cy="2640788"/>
            <wp:effectExtent l="0" t="0" r="381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3-12-11 at 17.44.55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865" cy="264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9A0" w:rsidRPr="005D39A0" w:rsidRDefault="005D39A0" w:rsidP="005D39A0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signal </w:t>
      </w:r>
      <w:proofErr w:type="spellStart"/>
      <w:r>
        <w:t>sinusoidal</w:t>
      </w:r>
      <w:proofErr w:type="spellEnd"/>
      <w:r>
        <w:t xml:space="preserve"> a 10mV</w:t>
      </w:r>
    </w:p>
    <w:p w:rsidR="006F5A57" w:rsidRDefault="006F5A57">
      <w:pPr>
        <w:pStyle w:val="Sous-titre"/>
        <w:pPrChange w:id="247" w:author="Tedj El Moulk SINACER" w:date="2023-12-11T15:27:00Z">
          <w:pPr/>
        </w:pPrChange>
      </w:pPr>
      <w:ins w:id="248" w:author="Tedj El Moulk SINACER" w:date="2023-12-11T15:27:00Z">
        <w:r w:rsidRPr="006F5A57">
          <w:t>3.</w:t>
        </w:r>
      </w:ins>
      <w:r w:rsidR="00C02DEE" w:rsidRPr="006F5A57">
        <w:t>2. Qu’est</w:t>
      </w:r>
      <w:ins w:id="249" w:author="Tedj El Moulk SINACER" w:date="2023-12-11T15:27:00Z">
        <w:r w:rsidRPr="006F5A57">
          <w:t>-ce que la synchronisation de l’oscilloscope ?</w:t>
        </w:r>
      </w:ins>
    </w:p>
    <w:p w:rsidR="00C02DEE" w:rsidRDefault="00C02DEE" w:rsidP="006332D5">
      <w:pPr>
        <w:pPrChange w:id="250" w:author="Tedj El Moulk SINACER" w:date="2023-12-11T15:27:00Z">
          <w:pPr/>
        </w:pPrChange>
      </w:pPr>
      <w:r>
        <w:t>L’oscilloscope</w:t>
      </w:r>
      <w:r w:rsidR="006332D5">
        <w:t xml:space="preserve"> </w:t>
      </w:r>
      <w:r>
        <w:t>affiche</w:t>
      </w:r>
      <w:r w:rsidR="006332D5">
        <w:t xml:space="preserve"> les </w:t>
      </w:r>
      <w:r>
        <w:t>signaux</w:t>
      </w:r>
      <w:r w:rsidR="006332D5">
        <w:t xml:space="preserve"> </w:t>
      </w:r>
      <w:r w:rsidR="00C31614">
        <w:t>injectés</w:t>
      </w:r>
      <w:r w:rsidR="006332D5">
        <w:t xml:space="preserve"> </w:t>
      </w:r>
      <w:r w:rsidR="00C31614">
        <w:t>à</w:t>
      </w:r>
      <w:r w:rsidR="006332D5">
        <w:t xml:space="preserve"> ses </w:t>
      </w:r>
      <w:r w:rsidR="00C31614">
        <w:t>4 entres</w:t>
      </w:r>
      <w:r w:rsidR="006332D5">
        <w:t xml:space="preserve"> en prenant un instant </w:t>
      </w:r>
      <w:r w:rsidR="00C31614">
        <w:t>aléatoire et</w:t>
      </w:r>
      <w:r>
        <w:t xml:space="preserve"> en </w:t>
      </w:r>
      <w:r w:rsidR="00C31614">
        <w:t>positionnant</w:t>
      </w:r>
      <w:r>
        <w:t xml:space="preserve"> un point </w:t>
      </w:r>
      <w:r w:rsidR="00C31614">
        <w:t>pris aléatoire</w:t>
      </w:r>
      <w:r>
        <w:t xml:space="preserve"> de la </w:t>
      </w:r>
      <w:r w:rsidR="00C31614">
        <w:t>courbe</w:t>
      </w:r>
      <w:r>
        <w:t xml:space="preserve"> </w:t>
      </w:r>
    </w:p>
    <w:p w:rsidR="00C02DEE" w:rsidRDefault="00C02DEE" w:rsidP="006332D5">
      <w:pPr>
        <w:pPrChange w:id="251" w:author="Tedj El Moulk SINACER" w:date="2023-12-11T15:27:00Z">
          <w:pPr/>
        </w:pPrChange>
      </w:pPr>
      <w:r>
        <w:t xml:space="preserve">Ce </w:t>
      </w:r>
      <w:r w:rsidR="00C31614">
        <w:t>choix</w:t>
      </w:r>
      <w:r>
        <w:t xml:space="preserve"> arbitraire peut donner </w:t>
      </w:r>
      <w:r w:rsidR="00C31614">
        <w:t>un affichage illisible</w:t>
      </w:r>
      <w:r>
        <w:t xml:space="preserve"> parfois</w:t>
      </w:r>
    </w:p>
    <w:p w:rsidR="00C02DEE" w:rsidRDefault="00C31614" w:rsidP="006332D5">
      <w:pPr>
        <w:pPrChange w:id="252" w:author="Tedj El Moulk SINACER" w:date="2023-12-11T15:27:00Z">
          <w:pPr/>
        </w:pPrChange>
      </w:pPr>
      <w:r>
        <w:t>L’affichage</w:t>
      </w:r>
      <w:r w:rsidR="00C02DEE">
        <w:t xml:space="preserve"> peut </w:t>
      </w:r>
      <w:r>
        <w:t>être</w:t>
      </w:r>
      <w:r w:rsidR="00C02DEE">
        <w:t xml:space="preserve"> </w:t>
      </w:r>
      <w:r>
        <w:t>améliorer</w:t>
      </w:r>
      <w:r w:rsidR="00C02DEE">
        <w:t xml:space="preserve"> par la synchronisation de </w:t>
      </w:r>
      <w:r>
        <w:t>l’oscilloscope</w:t>
      </w:r>
      <w:r w:rsidR="00C02DEE">
        <w:t xml:space="preserve"> qui consiste </w:t>
      </w:r>
      <w:r>
        <w:t>à</w:t>
      </w:r>
      <w:r w:rsidR="00C02DEE">
        <w:t xml:space="preserve"> choisir une </w:t>
      </w:r>
      <w:r>
        <w:t>entre</w:t>
      </w:r>
      <w:r w:rsidR="00C02DEE">
        <w:t xml:space="preserve"> de </w:t>
      </w:r>
      <w:r>
        <w:t>référence</w:t>
      </w:r>
      <w:r w:rsidR="00C02DEE">
        <w:t xml:space="preserve"> et comparer </w:t>
      </w:r>
      <w:r>
        <w:t>à</w:t>
      </w:r>
      <w:r w:rsidR="00C02DEE">
        <w:t xml:space="preserve"> </w:t>
      </w:r>
      <w:r>
        <w:t>chaque</w:t>
      </w:r>
      <w:r w:rsidR="00C02DEE">
        <w:t xml:space="preserve"> fois la tension qui est sur cette voie </w:t>
      </w:r>
      <w:r>
        <w:t>et niveau</w:t>
      </w:r>
      <w:r w:rsidR="00C02DEE">
        <w:t xml:space="preserve"> continu LEVEL, et </w:t>
      </w:r>
      <w:r>
        <w:t>l’intersection</w:t>
      </w:r>
      <w:r w:rsidR="00C02DEE">
        <w:t xml:space="preserve"> du signal avec ce </w:t>
      </w:r>
      <w:r>
        <w:t>dernier est</w:t>
      </w:r>
      <w:r w:rsidR="00C02DEE">
        <w:t xml:space="preserve"> toujours au </w:t>
      </w:r>
      <w:r>
        <w:t>même</w:t>
      </w:r>
      <w:r w:rsidR="00C02DEE">
        <w:t xml:space="preserve"> endroit ce qui </w:t>
      </w:r>
      <w:r>
        <w:t>permet un</w:t>
      </w:r>
      <w:r w:rsidR="00C02DEE">
        <w:t xml:space="preserve"> affichage </w:t>
      </w:r>
      <w:r>
        <w:t>stable de</w:t>
      </w:r>
      <w:r w:rsidR="00C02DEE">
        <w:t xml:space="preserve"> la courbe </w:t>
      </w:r>
    </w:p>
    <w:p w:rsidR="00C02DEE" w:rsidRDefault="00C02DEE" w:rsidP="006332D5">
      <w:pPr>
        <w:pPrChange w:id="253" w:author="Tedj El Moulk SINACER" w:date="2023-12-11T15:27:00Z">
          <w:pPr/>
        </w:pPrChange>
      </w:pPr>
      <w:r>
        <w:t xml:space="preserve">Avec les </w:t>
      </w:r>
      <w:r w:rsidR="00C31614">
        <w:t>signaux</w:t>
      </w:r>
      <w:r>
        <w:t xml:space="preserve"> usuels (sinus, </w:t>
      </w:r>
      <w:r w:rsidR="00C31614">
        <w:t>carre, etc.</w:t>
      </w:r>
      <w:r>
        <w:t xml:space="preserve">) on aura 2 </w:t>
      </w:r>
      <w:r w:rsidR="00C31614">
        <w:t>intersection,</w:t>
      </w:r>
      <w:r>
        <w:t xml:space="preserve"> et </w:t>
      </w:r>
      <w:r w:rsidR="00C31614">
        <w:t>c’est</w:t>
      </w:r>
      <w:r>
        <w:t xml:space="preserve"> pour cela qu’on </w:t>
      </w:r>
      <w:r w:rsidR="00C31614">
        <w:t>choisit soit</w:t>
      </w:r>
      <w:r>
        <w:t xml:space="preserve"> un front montant ou un front descendant </w:t>
      </w:r>
    </w:p>
    <w:p w:rsidR="00C02DEE" w:rsidRDefault="00C02DEE" w:rsidP="006332D5">
      <w:pPr>
        <w:pPrChange w:id="254" w:author="Tedj El Moulk SINACER" w:date="2023-12-11T15:27:00Z">
          <w:pPr/>
        </w:pPrChange>
      </w:pPr>
      <w:r>
        <w:t xml:space="preserve">On opte la </w:t>
      </w:r>
      <w:r w:rsidR="00C31614">
        <w:t>sortie</w:t>
      </w:r>
      <w:r>
        <w:t xml:space="preserve"> </w:t>
      </w:r>
      <w:r w:rsidR="00C31614">
        <w:t>SYNCH</w:t>
      </w:r>
      <w:r>
        <w:t xml:space="preserve"> du </w:t>
      </w:r>
      <w:r w:rsidR="00C31614">
        <w:t>GBF</w:t>
      </w:r>
      <w:r>
        <w:t xml:space="preserve"> </w:t>
      </w:r>
      <w:r w:rsidR="00C31614">
        <w:t>comme</w:t>
      </w:r>
      <w:r>
        <w:t xml:space="preserve"> voie de </w:t>
      </w:r>
      <w:r w:rsidR="00C31614">
        <w:t>synchronisation</w:t>
      </w:r>
      <w:r>
        <w:t xml:space="preserve"> </w:t>
      </w:r>
    </w:p>
    <w:p w:rsidR="006332D5" w:rsidRPr="006332D5" w:rsidDel="006F5A57" w:rsidRDefault="00C02DEE" w:rsidP="00C02DEE">
      <w:pPr>
        <w:rPr>
          <w:del w:id="255" w:author="Tedj El Moulk SINACER" w:date="2023-12-11T15:27:00Z"/>
        </w:rPr>
      </w:pPr>
      <w:r>
        <w:t xml:space="preserve">Cette voie nous donnera toujours un signal carre </w:t>
      </w:r>
      <w:r w:rsidR="00C31614">
        <w:t>appelé</w:t>
      </w:r>
      <w:r>
        <w:t xml:space="preserve"> niveau TTL , il est parfaitement synchrone avec le signal </w:t>
      </w:r>
      <w:r w:rsidR="00C31614">
        <w:t>généré</w:t>
      </w:r>
      <w:r>
        <w:t xml:space="preserve"> et son </w:t>
      </w:r>
      <w:r w:rsidR="00C31614">
        <w:t>amplitude</w:t>
      </w:r>
      <w:r>
        <w:t xml:space="preserve"> est toujours </w:t>
      </w:r>
      <w:r w:rsidR="00C31614">
        <w:t>la</w:t>
      </w:r>
      <w:r>
        <w:t xml:space="preserve"> </w:t>
      </w:r>
      <w:r w:rsidR="00C31614">
        <w:t xml:space="preserve">même </w:t>
      </w:r>
      <w:r>
        <w:t xml:space="preserve">   </w:t>
      </w:r>
      <w:r w:rsidR="006332D5">
        <w:t xml:space="preserve"> </w:t>
      </w:r>
    </w:p>
    <w:p w:rsidR="00273FC0" w:rsidRDefault="00273FC0" w:rsidP="006332D5">
      <w:pPr>
        <w:pPrChange w:id="256" w:author="Tedj El Moulk SINACER" w:date="2023-12-11T15:27:00Z">
          <w:pPr/>
        </w:pPrChange>
      </w:pPr>
    </w:p>
    <w:p w:rsidR="00273FC0" w:rsidRDefault="00273FC0" w:rsidP="00273FC0"/>
    <w:p w:rsidR="006F5A57" w:rsidRDefault="006F5A57">
      <w:pPr>
        <w:pStyle w:val="Sous-titre"/>
        <w:pPrChange w:id="257" w:author="Tedj El Moulk SINACER" w:date="2023-12-11T15:28:00Z">
          <w:pPr/>
        </w:pPrChange>
      </w:pPr>
      <w:r w:rsidRPr="006F5A57">
        <w:t>3.3. Synchronisation de l’oscilloscope avec une tension de faible amplitude</w:t>
      </w:r>
    </w:p>
    <w:p w:rsidR="006F5A57" w:rsidRDefault="00FC601D">
      <w:r>
        <w:t xml:space="preserve">On </w:t>
      </w:r>
      <w:r w:rsidR="00C31614">
        <w:t>a généré</w:t>
      </w:r>
      <w:r w:rsidR="00133AAD">
        <w:t xml:space="preserve"> une </w:t>
      </w:r>
      <w:r w:rsidR="00C31614">
        <w:t>sinusoïde</w:t>
      </w:r>
      <w:r w:rsidR="00133AAD">
        <w:t xml:space="preserve"> de la </w:t>
      </w:r>
      <w:r w:rsidR="00C31614">
        <w:t>plus</w:t>
      </w:r>
      <w:r w:rsidR="00133AAD">
        <w:t xml:space="preserve"> petite amplitude </w:t>
      </w:r>
      <w:r w:rsidR="00C31614">
        <w:t>permise par le GBF,</w:t>
      </w:r>
      <w:r w:rsidR="00133AAD">
        <w:t xml:space="preserve"> qui est 2 </w:t>
      </w:r>
      <w:proofErr w:type="spellStart"/>
      <w:r w:rsidR="00133AAD">
        <w:t>mVpp</w:t>
      </w:r>
      <w:proofErr w:type="spellEnd"/>
      <w:r w:rsidR="00133AAD">
        <w:t xml:space="preserve"> </w:t>
      </w:r>
    </w:p>
    <w:p w:rsidR="00133AAD" w:rsidRDefault="00133AAD">
      <w:r>
        <w:t xml:space="preserve">Et comme </w:t>
      </w:r>
      <w:r w:rsidR="00C31614">
        <w:t>ces sinus</w:t>
      </w:r>
      <w:r>
        <w:t xml:space="preserve"> apparait un peu </w:t>
      </w:r>
      <w:r w:rsidR="00C31614">
        <w:t>bruitée,</w:t>
      </w:r>
      <w:r>
        <w:t xml:space="preserve"> on </w:t>
      </w:r>
      <w:r w:rsidR="00C31614">
        <w:t>utilise</w:t>
      </w:r>
      <w:r>
        <w:t xml:space="preserve"> la fonction </w:t>
      </w:r>
      <w:proofErr w:type="spellStart"/>
      <w:r w:rsidR="00C31614">
        <w:t>moyenage</w:t>
      </w:r>
      <w:proofErr w:type="spellEnd"/>
      <w:r>
        <w:t xml:space="preserve"> pour la </w:t>
      </w:r>
      <w:r w:rsidR="00C31614">
        <w:t>lisser,</w:t>
      </w:r>
      <w:r>
        <w:t xml:space="preserve"> et on a </w:t>
      </w:r>
      <w:r w:rsidR="00C31614">
        <w:t>utilisé 1024</w:t>
      </w:r>
      <w:r>
        <w:t>points, qui est le maximum des points</w:t>
      </w:r>
      <w:r w:rsidR="00C31614">
        <w:t xml:space="preserve"> pour notre oscilloscope </w:t>
      </w:r>
    </w:p>
    <w:p w:rsidR="005D39A0" w:rsidRDefault="005D39A0" w:rsidP="005D39A0">
      <w:pPr>
        <w:keepNext/>
        <w:jc w:val="center"/>
      </w:pPr>
      <w:r>
        <w:rPr>
          <w:noProof/>
          <w:lang w:eastAsia="fr-FR"/>
        </w:rPr>
        <w:drawing>
          <wp:inline distT="0" distB="0" distL="0" distR="0">
            <wp:extent cx="3833164" cy="2874873"/>
            <wp:effectExtent l="0" t="0" r="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3-12-11 at 17.44.55(1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615" cy="287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9A0" w:rsidRDefault="005D39A0" w:rsidP="005D39A0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signal moyenné a faible amplitude</w:t>
      </w:r>
    </w:p>
    <w:p w:rsidR="00133AAD" w:rsidRDefault="00133AAD">
      <w:r>
        <w:t xml:space="preserve">Et en </w:t>
      </w:r>
      <w:r w:rsidR="00C31614">
        <w:t>utilisant</w:t>
      </w:r>
      <w:r>
        <w:t xml:space="preserve"> la </w:t>
      </w:r>
      <w:r w:rsidR="00C31614">
        <w:t>fonction</w:t>
      </w:r>
      <w:r>
        <w:t xml:space="preserve"> </w:t>
      </w:r>
      <w:proofErr w:type="spellStart"/>
      <w:r w:rsidR="00C31614">
        <w:rPr>
          <w:b/>
        </w:rPr>
        <w:t>measureme</w:t>
      </w:r>
      <w:r w:rsidRPr="00C31614">
        <w:rPr>
          <w:b/>
        </w:rPr>
        <w:t>nt</w:t>
      </w:r>
      <w:proofErr w:type="spellEnd"/>
      <w:r>
        <w:t xml:space="preserve"> on </w:t>
      </w:r>
      <w:r w:rsidR="00C31614">
        <w:t>a obtenu</w:t>
      </w:r>
      <w:r>
        <w:t xml:space="preserve"> une amplitude de V=1.48 mV</w:t>
      </w:r>
    </w:p>
    <w:p w:rsidR="00133AAD" w:rsidRDefault="00133AAD">
      <w:r>
        <w:t xml:space="preserve">Et </w:t>
      </w:r>
      <w:r w:rsidR="00C31614">
        <w:t>ensuite,</w:t>
      </w:r>
      <w:r>
        <w:t xml:space="preserve"> on a </w:t>
      </w:r>
      <w:r w:rsidR="00C31614">
        <w:t>généré</w:t>
      </w:r>
      <w:r>
        <w:t xml:space="preserve"> 2 </w:t>
      </w:r>
      <w:r w:rsidR="00C31614">
        <w:t>signaux</w:t>
      </w:r>
      <w:r>
        <w:t xml:space="preserve"> </w:t>
      </w:r>
      <w:r w:rsidR="00C31614">
        <w:t>sinusoïdal</w:t>
      </w:r>
      <w:r>
        <w:t xml:space="preserve"> avec une amplitude faible de 2mVPP et d’une </w:t>
      </w:r>
      <w:r w:rsidR="00C31614">
        <w:t>fréquence</w:t>
      </w:r>
      <w:r>
        <w:t xml:space="preserve"> </w:t>
      </w:r>
      <w:r w:rsidR="00C31614">
        <w:t>égale</w:t>
      </w:r>
      <w:r>
        <w:t xml:space="preserve"> a 1KHZ </w:t>
      </w:r>
    </w:p>
    <w:p w:rsidR="00133AAD" w:rsidRDefault="00133AAD">
      <w:r>
        <w:t xml:space="preserve">Ces 2 </w:t>
      </w:r>
      <w:r w:rsidR="00C31614">
        <w:t>signaux</w:t>
      </w:r>
      <w:r>
        <w:t xml:space="preserve"> sont </w:t>
      </w:r>
      <w:proofErr w:type="gramStart"/>
      <w:r w:rsidR="00C31614">
        <w:t>déphasé</w:t>
      </w:r>
      <w:proofErr w:type="gramEnd"/>
      <w:r>
        <w:t xml:space="preserve"> d’un </w:t>
      </w:r>
      <w:r w:rsidR="00C31614">
        <w:t>angle</w:t>
      </w:r>
      <w:r>
        <w:t xml:space="preserve"> </w:t>
      </w:r>
      <w:r w:rsidR="00C31614">
        <w:t>égale</w:t>
      </w:r>
      <w:r>
        <w:t xml:space="preserve"> a 30° et pour obtenir </w:t>
      </w:r>
      <w:r w:rsidR="00C31614">
        <w:t>ceci,</w:t>
      </w:r>
      <w:r>
        <w:t xml:space="preserve"> on </w:t>
      </w:r>
      <w:r w:rsidR="00C31614">
        <w:t>utilise</w:t>
      </w:r>
      <w:r>
        <w:t xml:space="preserve"> </w:t>
      </w:r>
      <w:r w:rsidR="00C31614">
        <w:t xml:space="preserve">la fonction </w:t>
      </w:r>
      <w:proofErr w:type="spellStart"/>
      <w:r w:rsidR="00C31614" w:rsidRPr="00C31614">
        <w:rPr>
          <w:b/>
        </w:rPr>
        <w:t>start</w:t>
      </w:r>
      <w:proofErr w:type="spellEnd"/>
      <w:r w:rsidRPr="00C31614">
        <w:rPr>
          <w:b/>
        </w:rPr>
        <w:t xml:space="preserve"> phase </w:t>
      </w:r>
      <w:r>
        <w:t xml:space="preserve">pour modifier la phase du </w:t>
      </w:r>
      <w:r w:rsidR="00C31614">
        <w:t>signal</w:t>
      </w:r>
    </w:p>
    <w:p w:rsidR="005D39A0" w:rsidRDefault="005D39A0" w:rsidP="005D39A0">
      <w:pPr>
        <w:keepNext/>
        <w:jc w:val="center"/>
      </w:pPr>
      <w:r>
        <w:rPr>
          <w:noProof/>
          <w:lang w:eastAsia="fr-FR"/>
        </w:rPr>
        <w:drawing>
          <wp:inline distT="0" distB="0" distL="0" distR="0">
            <wp:extent cx="3813657" cy="2860243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3-12-11 at 17.44.56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955" cy="286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9A0" w:rsidRDefault="005D39A0" w:rsidP="005D39A0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</w:t>
      </w:r>
      <w:proofErr w:type="spellStart"/>
      <w:r>
        <w:t>signeaux</w:t>
      </w:r>
      <w:proofErr w:type="spellEnd"/>
      <w:r>
        <w:t xml:space="preserve"> de faible amplitude </w:t>
      </w:r>
      <w:proofErr w:type="spellStart"/>
      <w:r>
        <w:t>dephasé</w:t>
      </w:r>
      <w:proofErr w:type="spellEnd"/>
      <w:r>
        <w:t xml:space="preserve"> de 30°</w:t>
      </w:r>
    </w:p>
    <w:p w:rsidR="00133AAD" w:rsidRDefault="00133AAD" w:rsidP="00C43AB8">
      <w:r>
        <w:t xml:space="preserve">En utilisant la </w:t>
      </w:r>
      <w:r w:rsidR="00C31614">
        <w:t>fonction</w:t>
      </w:r>
      <w:r>
        <w:t xml:space="preserve"> </w:t>
      </w:r>
      <w:proofErr w:type="spellStart"/>
      <w:r w:rsidRPr="00C31614">
        <w:rPr>
          <w:b/>
        </w:rPr>
        <w:t>measurment</w:t>
      </w:r>
      <w:proofErr w:type="spellEnd"/>
      <w:r w:rsidR="00C31614">
        <w:t xml:space="preserve"> sur l’oscilloscope, on a </w:t>
      </w:r>
      <w:proofErr w:type="gramStart"/>
      <w:r w:rsidR="00C31614">
        <w:t xml:space="preserve">obtenu </w:t>
      </w:r>
      <w:r>
        <w:t xml:space="preserve"> un</w:t>
      </w:r>
      <w:proofErr w:type="gramEnd"/>
      <w:r>
        <w:t xml:space="preserve"> </w:t>
      </w:r>
      <w:r w:rsidR="00C31614">
        <w:t>déphasage</w:t>
      </w:r>
      <w:r>
        <w:t xml:space="preserve"> de 31.81</w:t>
      </w:r>
    </w:p>
    <w:p w:rsidR="00B334F9" w:rsidRDefault="00B334F9" w:rsidP="00C43AB8">
      <w:r>
        <w:t xml:space="preserve">Comparaison </w:t>
      </w:r>
    </w:p>
    <w:p w:rsidR="00B334F9" w:rsidRDefault="00B334F9" w:rsidP="00C43AB8">
      <w:r>
        <w:t>|30-31.81|= |1.81|</w:t>
      </w:r>
    </w:p>
    <w:p w:rsidR="00C31614" w:rsidRDefault="00C31614" w:rsidP="00C43AB8">
      <w:r>
        <w:t>On a une erreur de e=1.81 °</w:t>
      </w:r>
    </w:p>
    <w:p w:rsidR="00B334F9" w:rsidRDefault="00B334F9" w:rsidP="00B334F9">
      <w:pPr>
        <w:pStyle w:val="Sous-titre"/>
      </w:pPr>
      <w:r w:rsidRPr="00B334F9">
        <w:t>3.</w:t>
      </w:r>
      <w:proofErr w:type="gramStart"/>
      <w:r w:rsidRPr="00B334F9">
        <w:t>4.Synchronisation</w:t>
      </w:r>
      <w:proofErr w:type="gramEnd"/>
      <w:r w:rsidRPr="00B334F9">
        <w:t xml:space="preserve"> de l’oscilloscope avec une fréquence faible</w:t>
      </w:r>
    </w:p>
    <w:p w:rsidR="00C31614" w:rsidRDefault="00B334F9" w:rsidP="00B334F9">
      <w:r>
        <w:t xml:space="preserve">On a </w:t>
      </w:r>
      <w:r w:rsidR="00C31614">
        <w:t>injecté</w:t>
      </w:r>
      <w:r>
        <w:t xml:space="preserve"> sur le CH1 une </w:t>
      </w:r>
      <w:r w:rsidR="00C31614">
        <w:t>sinusoïde</w:t>
      </w:r>
      <w:r>
        <w:t xml:space="preserve"> de </w:t>
      </w:r>
      <w:r w:rsidR="00C31614">
        <w:t>fréquence 1Hz</w:t>
      </w:r>
      <w:r>
        <w:t xml:space="preserve"> et d’amplitude 5Vpp</w:t>
      </w:r>
    </w:p>
    <w:p w:rsidR="005D39A0" w:rsidRDefault="005D39A0" w:rsidP="005D39A0">
      <w:pPr>
        <w:keepNext/>
        <w:jc w:val="center"/>
      </w:pPr>
      <w:r>
        <w:rPr>
          <w:noProof/>
          <w:lang w:eastAsia="fr-FR"/>
        </w:rPr>
        <w:drawing>
          <wp:inline distT="0" distB="0" distL="0" distR="0">
            <wp:extent cx="3111397" cy="2333548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3-12-11 at 17.44.56(1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31" cy="233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14" w:rsidRDefault="005D39A0" w:rsidP="005D39A0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signal </w:t>
      </w:r>
      <w:proofErr w:type="spellStart"/>
      <w:r>
        <w:t>sinusoidal</w:t>
      </w:r>
      <w:proofErr w:type="spellEnd"/>
      <w:r>
        <w:t xml:space="preserve"> de 1Hz et 5Vpp</w:t>
      </w:r>
    </w:p>
    <w:p w:rsidR="00C31614" w:rsidRDefault="00C31614" w:rsidP="00B334F9"/>
    <w:p w:rsidR="00B334F9" w:rsidRDefault="00B334F9" w:rsidP="00B334F9">
      <w:r>
        <w:t xml:space="preserve"> </w:t>
      </w:r>
      <w:r w:rsidR="005D39A0">
        <w:t>En</w:t>
      </w:r>
      <w:r>
        <w:t xml:space="preserve"> </w:t>
      </w:r>
      <w:r w:rsidR="00C31614">
        <w:t>essayant</w:t>
      </w:r>
      <w:r>
        <w:t xml:space="preserve"> de </w:t>
      </w:r>
      <w:r w:rsidR="00C31614">
        <w:t>synchroniser</w:t>
      </w:r>
      <w:r>
        <w:t xml:space="preserve"> avec la </w:t>
      </w:r>
      <w:r w:rsidR="00C31614">
        <w:t>fonction</w:t>
      </w:r>
      <w:r>
        <w:t xml:space="preserve"> auto</w:t>
      </w:r>
      <w:r w:rsidR="00C31614">
        <w:t xml:space="preserve"> o</w:t>
      </w:r>
      <w:r>
        <w:t xml:space="preserve">n change de </w:t>
      </w:r>
      <w:r w:rsidR="00C31614">
        <w:t>sensibilité</w:t>
      </w:r>
      <w:r>
        <w:t xml:space="preserve"> en </w:t>
      </w:r>
      <w:r w:rsidR="00C31614">
        <w:t>appuyant</w:t>
      </w:r>
      <w:r>
        <w:t xml:space="preserve"> sur </w:t>
      </w:r>
      <w:r w:rsidR="00C31614">
        <w:t>auto</w:t>
      </w:r>
      <w:r>
        <w:t xml:space="preserve"> et donc </w:t>
      </w:r>
      <w:r w:rsidR="00C31614">
        <w:t>l’échelle</w:t>
      </w:r>
      <w:r>
        <w:t xml:space="preserve"> </w:t>
      </w:r>
      <w:r w:rsidR="00C31614">
        <w:t>n’est pas adaptée</w:t>
      </w:r>
      <w:r>
        <w:t xml:space="preserve"> au </w:t>
      </w:r>
      <w:r w:rsidR="00C31614">
        <w:t>caractéristique</w:t>
      </w:r>
      <w:r>
        <w:t xml:space="preserve"> du </w:t>
      </w:r>
      <w:r w:rsidR="00C31614">
        <w:t>signal</w:t>
      </w:r>
      <w:r>
        <w:t xml:space="preserve"> et on </w:t>
      </w:r>
      <w:r w:rsidR="00C31614">
        <w:t>a observé</w:t>
      </w:r>
      <w:r>
        <w:t xml:space="preserve"> alors une sorte de signal carre </w:t>
      </w:r>
    </w:p>
    <w:p w:rsidR="005D39A0" w:rsidRDefault="005D39A0" w:rsidP="005D39A0">
      <w:pPr>
        <w:keepNext/>
        <w:jc w:val="center"/>
      </w:pPr>
      <w:r>
        <w:rPr>
          <w:noProof/>
          <w:lang w:eastAsia="fr-FR"/>
        </w:rPr>
        <w:drawing>
          <wp:inline distT="0" distB="0" distL="0" distR="0">
            <wp:extent cx="3021177" cy="2265883"/>
            <wp:effectExtent l="0" t="0" r="8255" b="127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3-12-11 at 17.44.58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259" cy="22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9A0" w:rsidRDefault="005D39A0" w:rsidP="005D39A0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signal </w:t>
      </w:r>
      <w:proofErr w:type="spellStart"/>
      <w:r>
        <w:t>sinusoidal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la fonction AUTO</w:t>
      </w:r>
    </w:p>
    <w:p w:rsidR="00B334F9" w:rsidRDefault="00B334F9" w:rsidP="00B334F9">
      <w:r>
        <w:t xml:space="preserve">On vient donc faire </w:t>
      </w:r>
      <w:r w:rsidR="00C31614">
        <w:t>une synchronisation manuelle</w:t>
      </w:r>
    </w:p>
    <w:p w:rsidR="00B334F9" w:rsidRDefault="00B334F9" w:rsidP="00B334F9">
      <w:r>
        <w:t xml:space="preserve">On a </w:t>
      </w:r>
      <w:r w:rsidR="00C31614">
        <w:t>choisi</w:t>
      </w:r>
      <w:r>
        <w:t xml:space="preserve"> le voie CH3et on</w:t>
      </w:r>
      <w:r w:rsidR="00C31614">
        <w:t xml:space="preserve"> a</w:t>
      </w:r>
      <w:r>
        <w:t xml:space="preserve"> </w:t>
      </w:r>
      <w:r w:rsidR="00C31614">
        <w:t>injecté</w:t>
      </w:r>
      <w:r>
        <w:t xml:space="preserve"> le </w:t>
      </w:r>
      <w:r w:rsidR="00C31614">
        <w:t>signal</w:t>
      </w:r>
      <w:r>
        <w:t xml:space="preserve"> </w:t>
      </w:r>
      <w:r w:rsidR="00C31614">
        <w:t>synchro</w:t>
      </w:r>
      <w:r>
        <w:t xml:space="preserve"> et </w:t>
      </w:r>
      <w:r w:rsidR="00831A2B">
        <w:t>on règle</w:t>
      </w:r>
      <w:r>
        <w:t xml:space="preserve"> </w:t>
      </w:r>
      <w:r w:rsidR="00064FCA">
        <w:t xml:space="preserve">le signal </w:t>
      </w:r>
      <w:r w:rsidR="00C31614">
        <w:t>jusqu’à</w:t>
      </w:r>
      <w:r w:rsidR="00064FCA">
        <w:t xml:space="preserve"> </w:t>
      </w:r>
      <w:r w:rsidR="00C31614">
        <w:t>l’</w:t>
      </w:r>
      <w:r w:rsidR="00064FCA">
        <w:t xml:space="preserve">obtention d’un signal lisible </w:t>
      </w:r>
    </w:p>
    <w:p w:rsidR="00064FCA" w:rsidRDefault="00064FCA" w:rsidP="00B334F9">
      <w:r>
        <w:t xml:space="preserve">On </w:t>
      </w:r>
      <w:r w:rsidR="00C31614">
        <w:t>a effectué</w:t>
      </w:r>
      <w:r>
        <w:t xml:space="preserve"> une mesure d’amplitude et </w:t>
      </w:r>
      <w:r w:rsidR="004234F3">
        <w:t>on a</w:t>
      </w:r>
      <w:r>
        <w:t xml:space="preserve"> obtenue V=5.15 V </w:t>
      </w:r>
    </w:p>
    <w:p w:rsidR="00064FCA" w:rsidRDefault="00064FCA" w:rsidP="00B334F9">
      <w:r>
        <w:t xml:space="preserve">Et </w:t>
      </w:r>
      <w:r w:rsidR="00C31614">
        <w:t>après</w:t>
      </w:r>
      <w:r>
        <w:t xml:space="preserve"> on a injecte </w:t>
      </w:r>
      <w:r w:rsidR="00C31614">
        <w:t>un signal</w:t>
      </w:r>
      <w:r>
        <w:t xml:space="preserve"> </w:t>
      </w:r>
      <w:r w:rsidR="00C31614">
        <w:t>sinusoïdal</w:t>
      </w:r>
      <w:r>
        <w:t xml:space="preserve"> de </w:t>
      </w:r>
      <w:r w:rsidR="00C31614">
        <w:t>même</w:t>
      </w:r>
      <w:r>
        <w:t xml:space="preserve"> </w:t>
      </w:r>
      <w:r w:rsidR="00C31614">
        <w:t>fréquence</w:t>
      </w:r>
      <w:r>
        <w:t xml:space="preserve"> et </w:t>
      </w:r>
      <w:r w:rsidR="00C31614">
        <w:t>même</w:t>
      </w:r>
      <w:r>
        <w:t xml:space="preserve"> amplitude mais d’un </w:t>
      </w:r>
      <w:r w:rsidR="00C31614">
        <w:t>déphasage</w:t>
      </w:r>
      <w:r>
        <w:t xml:space="preserve"> de 45°</w:t>
      </w:r>
    </w:p>
    <w:p w:rsidR="00064FCA" w:rsidRDefault="00C31614" w:rsidP="00B334F9">
      <w:r>
        <w:t>Et</w:t>
      </w:r>
      <w:r w:rsidR="00064FCA">
        <w:t xml:space="preserve"> </w:t>
      </w:r>
      <w:r>
        <w:t>utilisant</w:t>
      </w:r>
      <w:r w:rsidR="00064FCA">
        <w:t xml:space="preserve"> la</w:t>
      </w:r>
      <w:r>
        <w:t xml:space="preserve"> fonction</w:t>
      </w:r>
      <w:r w:rsidRPr="00C31614">
        <w:rPr>
          <w:b/>
        </w:rPr>
        <w:t xml:space="preserve"> </w:t>
      </w:r>
      <w:proofErr w:type="spellStart"/>
      <w:r w:rsidRPr="00C31614">
        <w:rPr>
          <w:b/>
        </w:rPr>
        <w:t>measurment</w:t>
      </w:r>
      <w:proofErr w:type="spellEnd"/>
      <w:r w:rsidR="00064FCA">
        <w:t xml:space="preserve"> on a </w:t>
      </w:r>
      <w:r w:rsidR="004234F3">
        <w:t>un déphasage</w:t>
      </w:r>
      <w:r w:rsidR="00064FCA">
        <w:t xml:space="preserve"> de 49°</w:t>
      </w:r>
    </w:p>
    <w:p w:rsidR="00C31614" w:rsidRDefault="00C31614" w:rsidP="00B334F9">
      <w:r>
        <w:t xml:space="preserve">On a une petite erreur de </w:t>
      </w:r>
      <w:r w:rsidR="001F6E7E">
        <w:t>déphasage</w:t>
      </w:r>
      <w:r>
        <w:t xml:space="preserve"> e= 49-45 = </w:t>
      </w:r>
      <w:r w:rsidR="004234F3">
        <w:t>4°</w:t>
      </w:r>
    </w:p>
    <w:p w:rsidR="001F6E7E" w:rsidRPr="00831A2B" w:rsidRDefault="001F6E7E" w:rsidP="00B334F9">
      <w:pPr>
        <w:rPr>
          <w:u w:val="single"/>
        </w:rPr>
      </w:pPr>
      <w:r w:rsidRPr="00831A2B">
        <w:rPr>
          <w:u w:val="single"/>
        </w:rPr>
        <w:t xml:space="preserve">Conclusion </w:t>
      </w:r>
    </w:p>
    <w:p w:rsidR="001F6E7E" w:rsidRDefault="001F6E7E" w:rsidP="00B334F9">
      <w:r>
        <w:t>L’</w:t>
      </w:r>
      <w:r w:rsidR="00831A2B">
        <w:t>oscilloscope</w:t>
      </w:r>
      <w:r>
        <w:t xml:space="preserve"> nous permet de visualiser des </w:t>
      </w:r>
      <w:r w:rsidR="00831A2B">
        <w:t>signaux</w:t>
      </w:r>
      <w:r>
        <w:t xml:space="preserve"> avec de </w:t>
      </w:r>
      <w:r w:rsidR="00831A2B">
        <w:t>très</w:t>
      </w:r>
      <w:r>
        <w:t xml:space="preserve"> </w:t>
      </w:r>
      <w:r w:rsidR="00831A2B">
        <w:t>petites</w:t>
      </w:r>
      <w:r>
        <w:t xml:space="preserve"> amplitudes et de </w:t>
      </w:r>
      <w:r w:rsidR="00831A2B">
        <w:t>très</w:t>
      </w:r>
      <w:r>
        <w:t xml:space="preserve"> petites amplitude</w:t>
      </w:r>
      <w:r w:rsidR="00831A2B">
        <w:t xml:space="preserve">s, toutefois la fonction autour ne permet pas toujours la visualisation stable de ces genres des signaux </w:t>
      </w:r>
    </w:p>
    <w:p w:rsidR="00064FCA" w:rsidRDefault="00831A2B" w:rsidP="005D39A0">
      <w:r>
        <w:t xml:space="preserve">En donc, on choisit de faire une synchronisation manuelle qui permet, </w:t>
      </w:r>
      <w:proofErr w:type="spellStart"/>
      <w:r>
        <w:t>a</w:t>
      </w:r>
      <w:proofErr w:type="spellEnd"/>
      <w:r>
        <w:t xml:space="preserve"> quelques erreurs prêtes, d’avoir une bonne visualisation de ces signaux </w:t>
      </w:r>
    </w:p>
    <w:p w:rsidR="00064FCA" w:rsidRPr="00133AAD" w:rsidRDefault="00064FCA" w:rsidP="00064FCA">
      <w:pPr>
        <w:pStyle w:val="Titre1"/>
      </w:pPr>
      <w:r w:rsidRPr="00064FCA">
        <w:t>4. Les modulations (amplitude et fréquence)</w:t>
      </w:r>
    </w:p>
    <w:p w:rsidR="00273FC0" w:rsidRDefault="00064FCA" w:rsidP="00064FCA">
      <w:pPr>
        <w:pStyle w:val="Sous-titre"/>
      </w:pPr>
      <w:r w:rsidRPr="00064FCA">
        <w:t>4.</w:t>
      </w:r>
      <w:r w:rsidR="005D39A0" w:rsidRPr="00064FCA">
        <w:t>1. Intérêt</w:t>
      </w:r>
      <w:r w:rsidRPr="00064FCA">
        <w:t xml:space="preserve"> de la modulation</w:t>
      </w:r>
    </w:p>
    <w:p w:rsidR="00831A2B" w:rsidRDefault="00831A2B" w:rsidP="00831A2B">
      <w:r>
        <w:t xml:space="preserve">La modulation est la méthode utilise afin de transmettre un signal contenant une information </w:t>
      </w:r>
    </w:p>
    <w:p w:rsidR="00831A2B" w:rsidRPr="00831A2B" w:rsidRDefault="00831A2B" w:rsidP="00831A2B">
      <w:r>
        <w:t xml:space="preserve">Le signal totale issue va être compose d’une porteuse avec une grande fréquence qui sert quasiment à la transmission ; il contient aucune information, et un autre signal de faible fréquence c’est le signal informatif </w:t>
      </w:r>
    </w:p>
    <w:p w:rsidR="00273FC0" w:rsidRDefault="00064FCA" w:rsidP="00064FCA">
      <w:pPr>
        <w:pStyle w:val="Sous-titre"/>
      </w:pPr>
      <w:r w:rsidRPr="00064FCA">
        <w:t>4.2. Modulation d’amplitude</w:t>
      </w:r>
    </w:p>
    <w:p w:rsidR="00064FCA" w:rsidRDefault="00064FCA" w:rsidP="00064FCA">
      <w:r w:rsidRPr="00064FCA">
        <w:t xml:space="preserve">Parmi les 2 fréquences </w:t>
      </w:r>
      <w:r w:rsidR="00831A2B" w:rsidRPr="00064FCA">
        <w:t>Fm</w:t>
      </w:r>
      <w:r w:rsidRPr="00064FCA">
        <w:t xml:space="preserve"> et </w:t>
      </w:r>
      <w:proofErr w:type="spellStart"/>
      <w:r w:rsidRPr="00064FCA">
        <w:t>Fp</w:t>
      </w:r>
      <w:proofErr w:type="spellEnd"/>
      <w:r w:rsidRPr="00064FCA">
        <w:t>, quelle est la plus petite ?</w:t>
      </w:r>
    </w:p>
    <w:p w:rsidR="00064FCA" w:rsidRDefault="00064FCA" w:rsidP="00064FCA">
      <w:r>
        <w:t xml:space="preserve">La porteuse a la plus grande </w:t>
      </w:r>
      <w:r w:rsidR="00831A2B">
        <w:t>fréquence</w:t>
      </w:r>
      <w:r>
        <w:t xml:space="preserve"> comme </w:t>
      </w:r>
      <w:r w:rsidR="00831A2B">
        <w:t>c’est</w:t>
      </w:r>
      <w:r w:rsidR="00015648">
        <w:t xml:space="preserve"> elle qui va transmettre l’info et pour </w:t>
      </w:r>
      <w:r w:rsidR="00831A2B">
        <w:t>éviter</w:t>
      </w:r>
      <w:r w:rsidR="00015648">
        <w:t xml:space="preserve"> toute </w:t>
      </w:r>
      <w:r w:rsidR="00831A2B">
        <w:t>perte</w:t>
      </w:r>
      <w:r w:rsidR="00015648">
        <w:t xml:space="preserve"> </w:t>
      </w:r>
      <w:r w:rsidR="005D39A0">
        <w:t>d’information ou</w:t>
      </w:r>
      <w:r w:rsidR="00015648">
        <w:t xml:space="preserve"> </w:t>
      </w:r>
      <w:r w:rsidR="005D39A0">
        <w:t>atténuation,</w:t>
      </w:r>
      <w:r w:rsidR="00015648">
        <w:t xml:space="preserve"> on la met toujours</w:t>
      </w:r>
      <w:r w:rsidR="00831A2B">
        <w:t xml:space="preserve"> </w:t>
      </w:r>
      <w:proofErr w:type="spellStart"/>
      <w:proofErr w:type="gramStart"/>
      <w:r w:rsidR="00831A2B">
        <w:t>a</w:t>
      </w:r>
      <w:proofErr w:type="spellEnd"/>
      <w:proofErr w:type="gramEnd"/>
      <w:r w:rsidR="00015648">
        <w:t xml:space="preserve"> grande </w:t>
      </w:r>
      <w:r w:rsidR="00831A2B">
        <w:t>fréquence</w:t>
      </w:r>
      <w:r w:rsidR="00015648">
        <w:t xml:space="preserve"> </w:t>
      </w:r>
    </w:p>
    <w:p w:rsidR="00015648" w:rsidRDefault="00015648" w:rsidP="00064FCA"/>
    <w:p w:rsidR="00015648" w:rsidRDefault="00015648" w:rsidP="00064FCA"/>
    <w:p w:rsidR="00015648" w:rsidRDefault="00015648" w:rsidP="00064FCA"/>
    <w:p w:rsidR="00831A2B" w:rsidRDefault="00831A2B" w:rsidP="00064FCA">
      <w:r>
        <w:t xml:space="preserve">On a </w:t>
      </w:r>
      <w:r w:rsidR="005D39A0">
        <w:t>généré</w:t>
      </w:r>
      <w:r>
        <w:t xml:space="preserve"> 2 </w:t>
      </w:r>
      <w:r w:rsidR="003C69B5">
        <w:t>signaux</w:t>
      </w:r>
      <w:r>
        <w:t xml:space="preserve"> </w:t>
      </w:r>
    </w:p>
    <w:p w:rsidR="00831A2B" w:rsidRDefault="00831A2B" w:rsidP="00064FCA">
      <w:r>
        <w:t xml:space="preserve">Un signal a forte </w:t>
      </w:r>
      <w:r w:rsidR="003C69B5">
        <w:t>fréquence</w:t>
      </w:r>
      <w:r>
        <w:t xml:space="preserve"> F=10Khz qui va </w:t>
      </w:r>
      <w:r w:rsidR="003C69B5">
        <w:t>représenter</w:t>
      </w:r>
      <w:r>
        <w:t xml:space="preserve"> la </w:t>
      </w:r>
      <w:r w:rsidR="003C69B5">
        <w:t>porteuse</w:t>
      </w:r>
      <w:r>
        <w:t xml:space="preserve"> et avec </w:t>
      </w:r>
      <w:r w:rsidR="003C69B5">
        <w:t>une amplitude</w:t>
      </w:r>
      <w:r>
        <w:t xml:space="preserve"> de 5V</w:t>
      </w:r>
    </w:p>
    <w:p w:rsidR="00831A2B" w:rsidRDefault="00831A2B" w:rsidP="00064FCA">
      <w:r>
        <w:t xml:space="preserve">Et un signal qui </w:t>
      </w:r>
      <w:r w:rsidR="003C69B5">
        <w:t>représente</w:t>
      </w:r>
      <w:r>
        <w:t xml:space="preserve"> l’information </w:t>
      </w:r>
      <w:r w:rsidR="003C69B5">
        <w:t>qu’on</w:t>
      </w:r>
      <w:r>
        <w:t xml:space="preserve"> veut transmettre avec une faible </w:t>
      </w:r>
      <w:r w:rsidR="003C69B5">
        <w:t>fréquence</w:t>
      </w:r>
      <w:r>
        <w:t xml:space="preserve"> de </w:t>
      </w:r>
      <w:r w:rsidR="003C69B5">
        <w:t>Fm</w:t>
      </w:r>
      <w:r>
        <w:t xml:space="preserve">=100Hz. Pour </w:t>
      </w:r>
      <w:r w:rsidR="003C69B5">
        <w:t>crée</w:t>
      </w:r>
      <w:r>
        <w:t xml:space="preserve"> ce </w:t>
      </w:r>
      <w:r w:rsidR="003C69B5">
        <w:t>signal,</w:t>
      </w:r>
      <w:r>
        <w:t xml:space="preserve"> on a </w:t>
      </w:r>
      <w:r w:rsidR="003C69B5">
        <w:t>utilisé</w:t>
      </w:r>
      <w:r>
        <w:t xml:space="preserve"> la </w:t>
      </w:r>
      <w:r w:rsidR="003C69B5">
        <w:t>fonction</w:t>
      </w:r>
      <w:r>
        <w:t xml:space="preserve"> Mode et on </w:t>
      </w:r>
      <w:r w:rsidR="003C69B5">
        <w:t>choisit</w:t>
      </w:r>
      <w:r>
        <w:t xml:space="preserve"> la source </w:t>
      </w:r>
      <w:r w:rsidR="003C69B5">
        <w:t>INT,</w:t>
      </w:r>
      <w:r>
        <w:t xml:space="preserve"> choisie une forme </w:t>
      </w:r>
      <w:r w:rsidR="003C69B5">
        <w:t>sinusoïdale</w:t>
      </w:r>
      <w:r>
        <w:t xml:space="preserve"> du signal et change un DEPTH de 100% </w:t>
      </w:r>
    </w:p>
    <w:p w:rsidR="00831A2B" w:rsidRDefault="00831A2B" w:rsidP="00064FCA"/>
    <w:p w:rsidR="00831A2B" w:rsidRDefault="003C69B5" w:rsidP="00064FCA">
      <w:r>
        <w:t xml:space="preserve">Quand on a constaté que le signal était illisible, on injecte le signal SYNCH a la CH3 et on a règle le LEVEL jusqu’à la stabilité du signal et on a obtenu la courbe suivante sur oscilloscope </w:t>
      </w:r>
    </w:p>
    <w:p w:rsidR="005D39A0" w:rsidRDefault="005D39A0" w:rsidP="005D39A0">
      <w:pPr>
        <w:keepNext/>
        <w:jc w:val="center"/>
      </w:pPr>
      <w:r>
        <w:rPr>
          <w:noProof/>
          <w:lang w:eastAsia="fr-FR"/>
        </w:rPr>
        <w:drawing>
          <wp:inline distT="0" distB="0" distL="0" distR="0">
            <wp:extent cx="5091379" cy="381853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3-12-11 at 17.44.58(1)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70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2B" w:rsidRDefault="005D39A0" w:rsidP="005D39A0">
      <w:pPr>
        <w:pStyle w:val="Lgende"/>
        <w:jc w:val="center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 signaux de modulation</w:t>
      </w:r>
    </w:p>
    <w:p w:rsidR="005D39A0" w:rsidRDefault="005D39A0" w:rsidP="005D39A0">
      <w:r>
        <w:t xml:space="preserve">Conclusion </w:t>
      </w:r>
    </w:p>
    <w:p w:rsidR="005D39A0" w:rsidRDefault="00703CD0" w:rsidP="005D39A0">
      <w:r>
        <w:t>Les oscilloscopes</w:t>
      </w:r>
      <w:r w:rsidR="005D39A0">
        <w:t xml:space="preserve"> sont </w:t>
      </w:r>
      <w:r>
        <w:t xml:space="preserve">des dispositifs permettant de </w:t>
      </w:r>
      <w:r w:rsidR="005D39A0">
        <w:t>voir l</w:t>
      </w:r>
      <w:r>
        <w:t>’</w:t>
      </w:r>
      <w:r w:rsidR="005D39A0">
        <w:t xml:space="preserve">allure des </w:t>
      </w:r>
      <w:r>
        <w:t>signaux</w:t>
      </w:r>
      <w:r w:rsidR="005D39A0">
        <w:t xml:space="preserve"> </w:t>
      </w:r>
      <w:r>
        <w:t>injecte</w:t>
      </w:r>
      <w:r w:rsidR="005D39A0">
        <w:t xml:space="preserve"> dans leurs </w:t>
      </w:r>
      <w:r>
        <w:t>entres</w:t>
      </w:r>
    </w:p>
    <w:p w:rsidR="005D39A0" w:rsidRDefault="005D39A0" w:rsidP="005D39A0">
      <w:r>
        <w:t xml:space="preserve">Pour </w:t>
      </w:r>
      <w:r w:rsidR="00703CD0">
        <w:t>assurer</w:t>
      </w:r>
      <w:r>
        <w:t xml:space="preserve"> </w:t>
      </w:r>
      <w:r w:rsidR="00703CD0">
        <w:t>le bon</w:t>
      </w:r>
      <w:r>
        <w:t xml:space="preserve"> fonctionnement d’un </w:t>
      </w:r>
      <w:r w:rsidR="00703CD0">
        <w:t>oscilloscope</w:t>
      </w:r>
      <w:r>
        <w:t xml:space="preserve">, </w:t>
      </w:r>
      <w:r w:rsidR="00703CD0">
        <w:t xml:space="preserve">ses caractéristiques </w:t>
      </w:r>
      <w:r>
        <w:t xml:space="preserve">doivent </w:t>
      </w:r>
      <w:r w:rsidR="00703CD0">
        <w:t>être</w:t>
      </w:r>
      <w:r>
        <w:t xml:space="preserve"> </w:t>
      </w:r>
      <w:r w:rsidR="00703CD0">
        <w:t>respectés,</w:t>
      </w:r>
      <w:r>
        <w:t xml:space="preserve"> comme la bande </w:t>
      </w:r>
      <w:r w:rsidR="00703CD0">
        <w:t>passante,</w:t>
      </w:r>
      <w:r>
        <w:t xml:space="preserve"> la tension maximale et </w:t>
      </w:r>
      <w:r w:rsidR="00703CD0">
        <w:t>d’autres</w:t>
      </w:r>
      <w:r>
        <w:t xml:space="preserve"> </w:t>
      </w:r>
      <w:r w:rsidR="00703CD0">
        <w:t>caractéristiques</w:t>
      </w:r>
      <w:r>
        <w:t xml:space="preserve"> </w:t>
      </w:r>
    </w:p>
    <w:p w:rsidR="00703CD0" w:rsidRDefault="00703CD0" w:rsidP="005D39A0">
      <w:bookmarkStart w:id="258" w:name="_GoBack"/>
      <w:bookmarkEnd w:id="258"/>
      <w:r>
        <w:t>Parfois, il est préférable de vérifier la documentation technique de son oscilloscope afin d’avoir plus de caractéristiques</w:t>
      </w:r>
    </w:p>
    <w:p w:rsidR="00703CD0" w:rsidRDefault="00703CD0" w:rsidP="005D39A0">
      <w:r>
        <w:t xml:space="preserve">Ces fonctions peuvent ne pas être adaptés au signaux injectés parfois, mais on a la possibilité de régler plusieurs paramètres manuellement afin de les adaptes à nos vigneaux </w:t>
      </w:r>
    </w:p>
    <w:p w:rsidR="00703CD0" w:rsidRPr="005D39A0" w:rsidRDefault="00703CD0" w:rsidP="005D39A0">
      <w:r>
        <w:t xml:space="preserve">Quand le signal est bruité, l’affichage de l’oscilloscope peut être associé </w:t>
      </w:r>
      <w:proofErr w:type="gramStart"/>
      <w:r>
        <w:t>a</w:t>
      </w:r>
      <w:proofErr w:type="gramEnd"/>
      <w:r>
        <w:t xml:space="preserve"> quelques erreurs</w:t>
      </w:r>
    </w:p>
    <w:sectPr w:rsidR="00703CD0" w:rsidRPr="005D39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7A41"/>
    <w:multiLevelType w:val="hybridMultilevel"/>
    <w:tmpl w:val="CB9EF4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0661C"/>
    <w:multiLevelType w:val="hybridMultilevel"/>
    <w:tmpl w:val="56CC59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4C7479"/>
    <w:multiLevelType w:val="hybridMultilevel"/>
    <w:tmpl w:val="FDE6F1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edj El Moulk SINACER">
    <w15:presenceInfo w15:providerId="None" w15:userId="Tedj El Moulk SINAC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DDE"/>
    <w:rsid w:val="00015648"/>
    <w:rsid w:val="00064FCA"/>
    <w:rsid w:val="00133AAD"/>
    <w:rsid w:val="001F6E7E"/>
    <w:rsid w:val="00273FC0"/>
    <w:rsid w:val="00317E43"/>
    <w:rsid w:val="00382014"/>
    <w:rsid w:val="003C69B5"/>
    <w:rsid w:val="004234F3"/>
    <w:rsid w:val="005D39A0"/>
    <w:rsid w:val="006332D5"/>
    <w:rsid w:val="006F5A57"/>
    <w:rsid w:val="00703CD0"/>
    <w:rsid w:val="00704DDE"/>
    <w:rsid w:val="00831A2B"/>
    <w:rsid w:val="00A779B8"/>
    <w:rsid w:val="00A82BC4"/>
    <w:rsid w:val="00B334F9"/>
    <w:rsid w:val="00C02DEE"/>
    <w:rsid w:val="00C31614"/>
    <w:rsid w:val="00C43AB8"/>
    <w:rsid w:val="00DC60C6"/>
    <w:rsid w:val="00FC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2AC1A"/>
  <w15:chartTrackingRefBased/>
  <w15:docId w15:val="{D5B9129E-2C5F-4031-B030-E0EE4490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4D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4D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79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79B8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6F5A57"/>
    <w:pPr>
      <w:ind w:left="720"/>
      <w:contextualSpacing/>
    </w:pPr>
  </w:style>
  <w:style w:type="paragraph" w:styleId="Sansinterligne">
    <w:name w:val="No Spacing"/>
    <w:uiPriority w:val="1"/>
    <w:qFormat/>
    <w:rsid w:val="006F5A57"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rsid w:val="006F5A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5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5A5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6F5A57"/>
    <w:rPr>
      <w:rFonts w:eastAsiaTheme="minorEastAsia"/>
      <w:color w:val="5A5A5A" w:themeColor="text1" w:themeTint="A5"/>
      <w:spacing w:val="15"/>
    </w:rPr>
  </w:style>
  <w:style w:type="paragraph" w:styleId="Lgende">
    <w:name w:val="caption"/>
    <w:basedOn w:val="Normal"/>
    <w:next w:val="Normal"/>
    <w:uiPriority w:val="35"/>
    <w:unhideWhenUsed/>
    <w:qFormat/>
    <w:rsid w:val="005D39A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642C7-F95A-4243-BA9E-4F5B6592F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10</Pages>
  <Words>1571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UP13</Company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 El Moulk SINACER</dc:creator>
  <cp:keywords/>
  <dc:description/>
  <cp:lastModifiedBy>Tedj El Moulk SINACER</cp:lastModifiedBy>
  <cp:revision>9</cp:revision>
  <dcterms:created xsi:type="dcterms:W3CDTF">2023-12-11T13:07:00Z</dcterms:created>
  <dcterms:modified xsi:type="dcterms:W3CDTF">2023-12-11T18:36:00Z</dcterms:modified>
</cp:coreProperties>
</file>